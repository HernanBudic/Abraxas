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rsidP="00BB2595">
      <w:pPr>
        <w:ind w:left="720" w:hanging="720"/>
      </w:pPr>
    </w:p>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Croci,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Budic,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shd w:val="clear" w:color="auto" w:fill="FFFFFF"/>
              </w:rPr>
              <w:t>Rodriguez,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Tiberti,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Casuseslu, Ing. Nicolás Rodriguez</w:t>
      </w:r>
    </w:p>
    <w:p w:rsidR="003E1AD1" w:rsidRDefault="00C910AF">
      <w:pPr>
        <w:jc w:val="both"/>
      </w:pPr>
      <w:r>
        <w:rPr>
          <w:rFonts w:ascii="Arial" w:eastAsia="Arial" w:hAnsi="Arial" w:cs="Arial"/>
          <w:b/>
          <w:i/>
          <w:sz w:val="22"/>
        </w:rPr>
        <w:t xml:space="preserve">Controller: </w:t>
      </w:r>
      <w:r>
        <w:rPr>
          <w:rFonts w:ascii="Arial" w:eastAsia="Arial" w:hAnsi="Arial" w:cs="Arial"/>
          <w:i/>
          <w:sz w:val="22"/>
        </w:rPr>
        <w:t>Ing. Gabriela Salem</w:t>
      </w:r>
    </w:p>
    <w:p w:rsidR="003E1AD1" w:rsidRDefault="00C910AF">
      <w:r>
        <w:br w:type="page"/>
      </w:r>
    </w:p>
    <w:p w:rsidR="003E1AD1" w:rsidRDefault="00C910AF">
      <w:pPr>
        <w:spacing w:before="240" w:after="60"/>
        <w:jc w:val="center"/>
      </w:pPr>
      <w:r>
        <w:rPr>
          <w:rFonts w:ascii="Arial" w:eastAsia="Arial" w:hAnsi="Arial" w:cs="Arial"/>
          <w:b/>
          <w:sz w:val="32"/>
        </w:rPr>
        <w:lastRenderedPageBreak/>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3E1AD1" w:rsidTr="00C645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Tiberti, Franco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Budic,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Rodriguez,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Budic,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“tester”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Rodriguez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3549D9">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Budic,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rPr>
                <w:rFonts w:ascii="Arial" w:hAnsi="Arial"/>
                <w:sz w:val="22"/>
                <w:szCs w:val="22"/>
              </w:rPr>
            </w:pPr>
            <w:r>
              <w:rPr>
                <w:rFonts w:ascii="Arial" w:hAnsi="Arial"/>
                <w:sz w:val="22"/>
                <w:szCs w:val="22"/>
              </w:rPr>
              <w:t xml:space="preserve">Modificación resumen ejecutivo. </w:t>
            </w:r>
            <w:r w:rsidR="00DC0D93">
              <w:rPr>
                <w:rFonts w:ascii="Arial" w:hAnsi="Arial"/>
                <w:sz w:val="22"/>
                <w:szCs w:val="22"/>
              </w:rPr>
              <w:t>I</w:t>
            </w:r>
            <w:r>
              <w:rPr>
                <w:rFonts w:ascii="Arial" w:hAnsi="Arial"/>
                <w:sz w:val="22"/>
                <w:szCs w:val="22"/>
              </w:rPr>
              <w:t>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r>
              <w:rPr>
                <w:rFonts w:ascii="Arial" w:hAnsi="Arial"/>
                <w:sz w:val="22"/>
                <w:szCs w:val="22"/>
              </w:rPr>
              <w:t>Croci, Federico Nicolas</w:t>
            </w:r>
          </w:p>
        </w:tc>
      </w:tr>
      <w:tr w:rsidR="00D9182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9182B" w:rsidRDefault="003549D9">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rsidP="00D9182B">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9182B" w:rsidRDefault="00D9182B">
            <w:pPr>
              <w:widowControl w:val="0"/>
              <w:spacing w:before="40" w:after="40" w:line="288" w:lineRule="auto"/>
              <w:rPr>
                <w:rFonts w:ascii="Arial" w:hAnsi="Arial"/>
                <w:sz w:val="22"/>
                <w:szCs w:val="22"/>
              </w:rPr>
            </w:pPr>
            <w:r>
              <w:rPr>
                <w:rFonts w:ascii="Arial" w:hAnsi="Arial"/>
                <w:sz w:val="22"/>
                <w:szCs w:val="22"/>
              </w:rPr>
              <w:t>Budic, Hernán</w:t>
            </w:r>
          </w:p>
        </w:tc>
      </w:tr>
      <w:tr w:rsidR="00C64596"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C64596" w:rsidRDefault="003549D9">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C64596" w:rsidRDefault="00DC0D93" w:rsidP="00F932C5">
            <w:pPr>
              <w:widowControl w:val="0"/>
              <w:spacing w:before="40" w:after="40" w:line="288" w:lineRule="auto"/>
              <w:rPr>
                <w:rFonts w:ascii="Arial" w:hAnsi="Arial"/>
                <w:sz w:val="22"/>
                <w:szCs w:val="22"/>
              </w:rPr>
            </w:pPr>
            <w:r>
              <w:rPr>
                <w:rFonts w:ascii="Arial" w:hAnsi="Arial"/>
                <w:sz w:val="22"/>
                <w:szCs w:val="22"/>
              </w:rPr>
              <w:t>Inserción</w:t>
            </w:r>
            <w:r w:rsidR="00C64596">
              <w:rPr>
                <w:rFonts w:ascii="Arial" w:hAnsi="Arial"/>
                <w:sz w:val="22"/>
                <w:szCs w:val="22"/>
              </w:rPr>
              <w:t xml:space="preserve"> </w:t>
            </w:r>
            <w:r w:rsidR="00F932C5">
              <w:rPr>
                <w:rFonts w:ascii="Arial" w:hAnsi="Arial"/>
                <w:sz w:val="22"/>
                <w:szCs w:val="22"/>
              </w:rPr>
              <w:t xml:space="preserve">y baja </w:t>
            </w:r>
            <w:r w:rsidR="00C64596">
              <w:rPr>
                <w:rFonts w:ascii="Arial" w:hAnsi="Arial"/>
                <w:sz w:val="22"/>
                <w:szCs w:val="22"/>
              </w:rPr>
              <w:t>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C64596" w:rsidRDefault="00C64596">
            <w:pPr>
              <w:widowControl w:val="0"/>
              <w:spacing w:before="40" w:after="40" w:line="288" w:lineRule="auto"/>
              <w:rPr>
                <w:rFonts w:ascii="Arial" w:hAnsi="Arial"/>
                <w:sz w:val="22"/>
                <w:szCs w:val="22"/>
              </w:rPr>
            </w:pPr>
            <w:r>
              <w:rPr>
                <w:rFonts w:ascii="Arial" w:hAnsi="Arial"/>
                <w:sz w:val="22"/>
                <w:szCs w:val="22"/>
              </w:rPr>
              <w:t>Rodriguez, Maximiliano</w:t>
            </w:r>
          </w:p>
        </w:tc>
      </w:tr>
      <w:tr w:rsidR="006A5BC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pPr>
              <w:widowControl w:val="0"/>
              <w:spacing w:before="40" w:after="40" w:line="288" w:lineRule="auto"/>
              <w:jc w:val="center"/>
              <w:rPr>
                <w:rFonts w:ascii="Arial" w:hAnsi="Arial"/>
                <w:sz w:val="22"/>
                <w:szCs w:val="22"/>
              </w:rPr>
            </w:pPr>
            <w:r>
              <w:rPr>
                <w:rFonts w:ascii="Arial" w:hAnsi="Arial"/>
                <w:sz w:val="22"/>
                <w:szCs w:val="22"/>
              </w:rPr>
              <w:lastRenderedPageBreak/>
              <w:t>20/5/2015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pPr>
              <w:widowControl w:val="0"/>
              <w:spacing w:before="40" w:after="40" w:line="288" w:lineRule="auto"/>
              <w:jc w:val="center"/>
              <w:rPr>
                <w:rFonts w:ascii="Arial" w:hAnsi="Arial"/>
                <w:sz w:val="22"/>
                <w:szCs w:val="22"/>
              </w:rPr>
            </w:pPr>
            <w:r>
              <w:rPr>
                <w:rFonts w:ascii="Arial" w:hAnsi="Arial"/>
                <w:sz w:val="22"/>
                <w:szCs w:val="22"/>
              </w:rPr>
              <w:t>5.1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rsidP="00F932C5">
            <w:pPr>
              <w:widowControl w:val="0"/>
              <w:spacing w:before="40" w:after="40" w:line="288" w:lineRule="auto"/>
              <w:rPr>
                <w:rFonts w:ascii="Arial" w:hAnsi="Arial"/>
                <w:sz w:val="22"/>
                <w:szCs w:val="22"/>
              </w:rPr>
            </w:pPr>
            <w:r>
              <w:rPr>
                <w:rFonts w:ascii="Arial" w:hAnsi="Arial"/>
                <w:sz w:val="22"/>
                <w:szCs w:val="22"/>
              </w:rPr>
              <w:t>Se agregó una estimación del presupuesto.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6A5BCB" w:rsidRDefault="006A5BCB">
            <w:pPr>
              <w:widowControl w:val="0"/>
              <w:spacing w:before="40" w:after="40" w:line="288" w:lineRule="auto"/>
              <w:rPr>
                <w:rFonts w:ascii="Arial" w:hAnsi="Arial"/>
                <w:sz w:val="22"/>
                <w:szCs w:val="22"/>
              </w:rPr>
            </w:pPr>
            <w:r>
              <w:rPr>
                <w:rFonts w:ascii="Arial" w:hAnsi="Arial"/>
                <w:sz w:val="22"/>
                <w:szCs w:val="22"/>
              </w:rPr>
              <w:t>Croci, Federico Nicolas</w:t>
            </w:r>
            <w:bookmarkStart w:id="0" w:name="_GoBack"/>
            <w:bookmarkEnd w:id="0"/>
          </w:p>
        </w:tc>
      </w:tr>
    </w:tbl>
    <w:p w:rsidR="003E1AD1" w:rsidRDefault="00C910AF">
      <w:pPr>
        <w:jc w:val="center"/>
      </w:pPr>
      <w:r>
        <w:rPr>
          <w:rFonts w:ascii="Arial" w:eastAsia="Arial" w:hAnsi="Arial" w:cs="Arial"/>
          <w:b/>
          <w:sz w:val="32"/>
        </w:rPr>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pStyle w:val="Encabezado2"/>
              <w:tabs>
                <w:tab w:val="left" w:pos="2790"/>
                <w:tab w:val="center" w:pos="5122"/>
              </w:tabs>
              <w:spacing w:after="120"/>
              <w:ind w:firstLine="0"/>
            </w:pPr>
            <w:r>
              <w:rPr>
                <w:i w:val="0"/>
                <w:sz w:val="22"/>
              </w:rPr>
              <w:t>AsociateYa.com</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Son muchas las situaciones en donde los emprendedores chicos no son capaces de cumplir las condiciones establecidas por los bancos para conseguir fondos para sus proyectos. AsociateYa apunta a satisfacer esta necesidad, brindándoles a los emprendedores la 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crowdfounding que brindan un servicio similar, AsociateYa planea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Primera iteración:</w:t>
            </w:r>
            <w:r w:rsidR="002C7911">
              <w:rPr>
                <w:rFonts w:ascii="Arial" w:eastAsia="Arial" w:hAnsi="Arial" w:cs="Arial"/>
                <w:sz w:val="22"/>
              </w:rPr>
              <w:t xml:space="preserve"> código fuente del </w:t>
            </w:r>
            <w:r>
              <w:rPr>
                <w:rFonts w:ascii="Arial" w:eastAsia="Arial" w:hAnsi="Arial" w:cs="Arial"/>
                <w:sz w:val="22"/>
              </w:rPr>
              <w:t>front-end</w:t>
            </w:r>
            <w:r w:rsidR="002C7911">
              <w:rPr>
                <w:rFonts w:ascii="Arial" w:eastAsia="Arial" w:hAnsi="Arial" w:cs="Arial"/>
                <w:sz w:val="22"/>
              </w:rPr>
              <w:t>.</w:t>
            </w:r>
          </w:p>
          <w:p w:rsidR="003E1AD1" w:rsidRPr="00D9182B" w:rsidRDefault="00C910AF">
            <w:pPr>
              <w:numPr>
                <w:ilvl w:val="0"/>
                <w:numId w:val="1"/>
              </w:numPr>
              <w:ind w:firstLine="360"/>
              <w:rPr>
                <w:rFonts w:ascii="Arial" w:eastAsia="Arial" w:hAnsi="Arial" w:cs="Arial"/>
                <w:sz w:val="22"/>
              </w:rPr>
            </w:pPr>
            <w:r>
              <w:rPr>
                <w:rFonts w:ascii="Arial" w:eastAsia="Arial" w:hAnsi="Arial" w:cs="Arial"/>
                <w:sz w:val="22"/>
              </w:rPr>
              <w:t xml:space="preserve">Segunda iteración: </w:t>
            </w:r>
            <w:r w:rsidR="002C7911" w:rsidRPr="00D9182B">
              <w:rPr>
                <w:rFonts w:ascii="Arial" w:eastAsia="Arial" w:hAnsi="Arial" w:cs="Arial"/>
                <w:sz w:val="22"/>
              </w:rPr>
              <w:t>Script de base de datos</w:t>
            </w:r>
            <w:r w:rsidR="002C7911">
              <w:rPr>
                <w:rFonts w:ascii="Arial" w:eastAsia="Arial" w:hAnsi="Arial" w:cs="Arial"/>
                <w:sz w:val="22"/>
              </w:rPr>
              <w:t xml:space="preserve">. </w:t>
            </w:r>
            <w:r>
              <w:rPr>
                <w:rFonts w:ascii="Arial" w:eastAsia="Arial" w:hAnsi="Arial" w:cs="Arial"/>
                <w:sz w:val="22"/>
              </w:rPr>
              <w:t>Definiciones de la estructuras de</w:t>
            </w:r>
            <w:r w:rsidR="002C7911">
              <w:rPr>
                <w:rFonts w:ascii="Arial" w:eastAsia="Arial" w:hAnsi="Arial" w:cs="Arial"/>
                <w:sz w:val="22"/>
              </w:rPr>
              <w:t xml:space="preserve"> datos y políticas de integridad</w:t>
            </w:r>
            <w:r>
              <w:rPr>
                <w:rFonts w:ascii="Arial" w:eastAsia="Arial" w:hAnsi="Arial" w:cs="Arial"/>
                <w:sz w:val="22"/>
              </w:rPr>
              <w:t>.</w:t>
            </w:r>
          </w:p>
          <w:p w:rsidR="003E1AD1" w:rsidRDefault="00C910AF">
            <w:pPr>
              <w:numPr>
                <w:ilvl w:val="0"/>
                <w:numId w:val="1"/>
              </w:numPr>
              <w:ind w:firstLine="360"/>
            </w:pPr>
            <w:r>
              <w:rPr>
                <w:rFonts w:ascii="Arial" w:eastAsia="Arial" w:hAnsi="Arial" w:cs="Arial"/>
                <w:sz w:val="22"/>
              </w:rPr>
              <w:t xml:space="preserve">Tercera iteración: </w:t>
            </w:r>
            <w:r w:rsidR="002C7911">
              <w:rPr>
                <w:rFonts w:ascii="Arial" w:eastAsia="Arial" w:hAnsi="Arial" w:cs="Arial"/>
                <w:sz w:val="22"/>
              </w:rPr>
              <w:t>código fuente del</w:t>
            </w:r>
            <w:r>
              <w:rPr>
                <w:rFonts w:ascii="Arial" w:eastAsia="Arial" w:hAnsi="Arial" w:cs="Arial"/>
                <w:sz w:val="22"/>
              </w:rPr>
              <w:t xml:space="preserve"> back-end</w:t>
            </w:r>
          </w:p>
          <w:p w:rsidR="003E1AD1" w:rsidRPr="00B954A5" w:rsidRDefault="00C910AF">
            <w:pPr>
              <w:numPr>
                <w:ilvl w:val="0"/>
                <w:numId w:val="1"/>
              </w:numPr>
              <w:ind w:firstLine="360"/>
              <w:rPr>
                <w:rFonts w:ascii="Arial" w:eastAsia="Arial" w:hAnsi="Arial" w:cs="Arial"/>
                <w:sz w:val="22"/>
              </w:rPr>
            </w:pPr>
            <w:r>
              <w:rPr>
                <w:rFonts w:ascii="Arial" w:eastAsia="Arial" w:hAnsi="Arial" w:cs="Arial"/>
                <w:sz w:val="22"/>
              </w:rPr>
              <w:t xml:space="preserve">Cuarta iteración: </w:t>
            </w:r>
            <w:r w:rsidR="002C7911">
              <w:rPr>
                <w:rFonts w:ascii="Arial" w:eastAsia="Arial" w:hAnsi="Arial" w:cs="Arial"/>
                <w:sz w:val="22"/>
              </w:rPr>
              <w:t>scripts del front-end, back-end y base de datos probados y corregidos.</w:t>
            </w:r>
            <w:r w:rsidR="00B954A5">
              <w:rPr>
                <w:rFonts w:ascii="Arial" w:eastAsia="Arial" w:hAnsi="Arial" w:cs="Arial"/>
                <w:sz w:val="22"/>
              </w:rPr>
              <w:t xml:space="preserve"> </w:t>
            </w:r>
            <w:r w:rsidR="00B954A5" w:rsidRPr="00B954A5">
              <w:rPr>
                <w:rFonts w:ascii="Arial" w:eastAsia="Arial" w:hAnsi="Arial" w:cs="Arial"/>
                <w:sz w:val="22"/>
              </w:rPr>
              <w:t>Manual de instalación de las aplicaciones y script de creación inicial.</w:t>
            </w:r>
          </w:p>
          <w:p w:rsidR="003E1AD1" w:rsidRPr="00B954A5" w:rsidRDefault="003E1AD1">
            <w:pPr>
              <w:rPr>
                <w:rFonts w:ascii="Arial" w:eastAsia="Arial" w:hAnsi="Arial" w:cs="Arial"/>
                <w:sz w:val="22"/>
              </w:rPr>
            </w:pPr>
          </w:p>
          <w:p w:rsidR="003E1AD1" w:rsidRPr="00B954A5" w:rsidRDefault="003E1AD1">
            <w:pPr>
              <w:rPr>
                <w:rFonts w:ascii="Arial" w:eastAsia="Arial" w:hAnsi="Arial" w:cs="Arial"/>
                <w:sz w:val="22"/>
              </w:rPr>
            </w:pPr>
          </w:p>
          <w:p w:rsidR="003E1AD1" w:rsidRDefault="00C910AF">
            <w:pPr>
              <w:numPr>
                <w:ilvl w:val="0"/>
                <w:numId w:val="1"/>
              </w:numPr>
              <w:ind w:hanging="360"/>
              <w:rPr>
                <w:rFonts w:ascii="Arial" w:eastAsia="Arial" w:hAnsi="Arial" w:cs="Arial"/>
                <w:sz w:val="22"/>
              </w:rPr>
            </w:pPr>
            <w:r w:rsidRPr="00B954A5">
              <w:rPr>
                <w:rFonts w:ascii="Arial" w:eastAsia="Arial" w:hAnsi="Arial" w:cs="Arial"/>
                <w:sz w:val="22"/>
              </w:rPr>
              <w:t>Documentación de gestión</w:t>
            </w:r>
          </w:p>
          <w:p w:rsidR="003E1AD1"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WBS</w:t>
            </w:r>
          </w:p>
          <w:p w:rsidR="00D92692" w:rsidRPr="00C663C7" w:rsidRDefault="00D92692">
            <w:pPr>
              <w:numPr>
                <w:ilvl w:val="0"/>
                <w:numId w:val="1"/>
              </w:numPr>
              <w:ind w:firstLine="360"/>
              <w:rPr>
                <w:rFonts w:ascii="Arial" w:eastAsia="Arial" w:hAnsi="Arial" w:cs="Arial"/>
                <w:color w:val="auto"/>
                <w:sz w:val="22"/>
              </w:rPr>
            </w:pPr>
            <w:r>
              <w:rPr>
                <w:rFonts w:ascii="Arial" w:eastAsia="Arial" w:hAnsi="Arial" w:cs="Arial"/>
                <w:color w:val="auto"/>
                <w:sz w:val="22"/>
              </w:rPr>
              <w:t>Acta de proyecto</w:t>
            </w:r>
          </w:p>
          <w:p w:rsidR="003E1AD1" w:rsidRPr="00C663C7" w:rsidDel="00F932C5" w:rsidRDefault="00C910AF">
            <w:pPr>
              <w:numPr>
                <w:ilvl w:val="0"/>
                <w:numId w:val="1"/>
              </w:numPr>
              <w:ind w:firstLine="360"/>
              <w:rPr>
                <w:del w:id="1" w:author="Maximiliano Rodriguez Takahashi" w:date="2015-05-16T17:31:00Z"/>
                <w:rFonts w:ascii="Arial" w:eastAsia="Arial" w:hAnsi="Arial" w:cs="Arial"/>
                <w:color w:val="auto"/>
                <w:sz w:val="22"/>
              </w:rPr>
            </w:pPr>
            <w:del w:id="2" w:author="Maximiliano Rodriguez Takahashi" w:date="2015-05-16T17:31:00Z">
              <w:r w:rsidRPr="00C663C7" w:rsidDel="00F932C5">
                <w:rPr>
                  <w:rFonts w:ascii="Arial" w:eastAsia="Arial" w:hAnsi="Arial" w:cs="Arial"/>
                  <w:color w:val="auto"/>
                  <w:sz w:val="22"/>
                </w:rPr>
                <w:delText>Estudio de factibilidad</w:delText>
              </w:r>
            </w:del>
          </w:p>
          <w:p w:rsidR="003E1AD1" w:rsidRPr="00C663C7" w:rsidDel="00F932C5" w:rsidRDefault="00C910AF">
            <w:pPr>
              <w:numPr>
                <w:ilvl w:val="1"/>
                <w:numId w:val="1"/>
              </w:numPr>
              <w:ind w:firstLine="1080"/>
              <w:rPr>
                <w:del w:id="3" w:author="Maximiliano Rodriguez Takahashi" w:date="2015-05-16T17:31:00Z"/>
                <w:rFonts w:ascii="Arial" w:eastAsia="Arial" w:hAnsi="Arial" w:cs="Arial"/>
                <w:color w:val="auto"/>
                <w:sz w:val="22"/>
              </w:rPr>
            </w:pPr>
            <w:del w:id="4" w:author="Maximiliano Rodriguez Takahashi" w:date="2015-05-16T17:31:00Z">
              <w:r w:rsidRPr="00C663C7" w:rsidDel="00F932C5">
                <w:rPr>
                  <w:rFonts w:ascii="Arial" w:eastAsia="Arial" w:hAnsi="Arial" w:cs="Arial"/>
                  <w:color w:val="auto"/>
                  <w:sz w:val="22"/>
                </w:rPr>
                <w:delText>Técnica</w:delText>
              </w:r>
            </w:del>
          </w:p>
          <w:p w:rsidR="003E1AD1" w:rsidRPr="00C663C7" w:rsidDel="00F932C5" w:rsidRDefault="00C910AF">
            <w:pPr>
              <w:numPr>
                <w:ilvl w:val="1"/>
                <w:numId w:val="1"/>
              </w:numPr>
              <w:ind w:firstLine="1080"/>
              <w:rPr>
                <w:del w:id="5" w:author="Maximiliano Rodriguez Takahashi" w:date="2015-05-16T17:31:00Z"/>
                <w:rFonts w:ascii="Arial" w:eastAsia="Arial" w:hAnsi="Arial" w:cs="Arial"/>
                <w:color w:val="auto"/>
                <w:sz w:val="22"/>
              </w:rPr>
            </w:pPr>
            <w:del w:id="6" w:author="Maximiliano Rodriguez Takahashi" w:date="2015-05-16T17:31:00Z">
              <w:r w:rsidRPr="00C663C7" w:rsidDel="00F932C5">
                <w:rPr>
                  <w:rFonts w:ascii="Arial" w:eastAsia="Arial" w:hAnsi="Arial" w:cs="Arial"/>
                  <w:color w:val="auto"/>
                  <w:sz w:val="22"/>
                </w:rPr>
                <w:delText>operativa</w:delText>
              </w:r>
            </w:del>
          </w:p>
          <w:p w:rsidR="003E1AD1" w:rsidRPr="00C663C7" w:rsidDel="00F932C5" w:rsidRDefault="00C910AF">
            <w:pPr>
              <w:numPr>
                <w:ilvl w:val="1"/>
                <w:numId w:val="1"/>
              </w:numPr>
              <w:ind w:firstLine="1080"/>
              <w:rPr>
                <w:del w:id="7" w:author="Maximiliano Rodriguez Takahashi" w:date="2015-05-16T17:31:00Z"/>
                <w:rFonts w:ascii="Arial" w:eastAsia="Arial" w:hAnsi="Arial" w:cs="Arial"/>
                <w:color w:val="auto"/>
                <w:sz w:val="22"/>
              </w:rPr>
            </w:pPr>
            <w:del w:id="8" w:author="Maximiliano Rodriguez Takahashi" w:date="2015-05-16T17:31:00Z">
              <w:r w:rsidRPr="00C663C7" w:rsidDel="00F932C5">
                <w:rPr>
                  <w:rFonts w:ascii="Arial" w:eastAsia="Arial" w:hAnsi="Arial" w:cs="Arial"/>
                  <w:color w:val="auto"/>
                  <w:sz w:val="22"/>
                </w:rPr>
                <w:delText>económica</w:delText>
              </w:r>
            </w:del>
          </w:p>
          <w:p w:rsidR="003E1AD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Gestión</w:t>
            </w:r>
            <w:r w:rsidR="00C910AF" w:rsidRPr="00C663C7">
              <w:rPr>
                <w:rFonts w:ascii="Arial" w:eastAsia="Arial" w:hAnsi="Arial" w:cs="Arial"/>
                <w:color w:val="auto"/>
                <w:sz w:val="22"/>
              </w:rPr>
              <w:t xml:space="preserve"> de riesgos</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PERT</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tareas</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riesgos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Gantt</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 xml:space="preserve">Matriz de roles y responsabilidades </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comunicaciones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habilidades y competencias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Cierre de proyecto</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Lecciones aprendidas</w:t>
            </w:r>
          </w:p>
          <w:p w:rsidR="003E1AD1" w:rsidRPr="00C663C7" w:rsidRDefault="003E1AD1">
            <w:pPr>
              <w:rPr>
                <w:rFonts w:ascii="Arial" w:eastAsia="Arial" w:hAnsi="Arial" w:cs="Arial"/>
                <w:color w:val="auto"/>
                <w:sz w:val="22"/>
              </w:rPr>
            </w:pPr>
          </w:p>
          <w:p w:rsidR="003E1AD1" w:rsidRPr="00C663C7" w:rsidRDefault="00C910AF">
            <w:pPr>
              <w:numPr>
                <w:ilvl w:val="0"/>
                <w:numId w:val="1"/>
              </w:numPr>
              <w:ind w:hanging="360"/>
              <w:rPr>
                <w:rFonts w:ascii="Arial" w:eastAsia="Arial" w:hAnsi="Arial" w:cs="Arial"/>
                <w:color w:val="auto"/>
                <w:sz w:val="22"/>
              </w:rPr>
            </w:pPr>
            <w:r w:rsidRPr="00C663C7">
              <w:rPr>
                <w:rFonts w:ascii="Arial" w:eastAsia="Arial" w:hAnsi="Arial" w:cs="Arial"/>
                <w:color w:val="auto"/>
                <w:sz w:val="22"/>
              </w:rPr>
              <w:t>Documentación del producto</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Diagrama de entidad-relación</w:t>
            </w:r>
          </w:p>
          <w:p w:rsidR="003E1AD1" w:rsidRPr="00C663C7" w:rsidRDefault="00C910AF"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Documento de arquitectura</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Maqueta del front-end</w:t>
            </w:r>
          </w:p>
          <w:p w:rsidR="0070040B"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Especificaciones</w:t>
            </w:r>
            <w:r w:rsidR="0070040B" w:rsidRPr="00C663C7">
              <w:rPr>
                <w:rFonts w:ascii="Arial" w:eastAsia="Arial" w:hAnsi="Arial" w:cs="Arial"/>
                <w:color w:val="auto"/>
                <w:sz w:val="22"/>
              </w:rPr>
              <w:t xml:space="preserve"> de la base de datos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Casos de prueba</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Plan de pruebas</w:t>
            </w:r>
          </w:p>
          <w:p w:rsidR="003E1AD1" w:rsidRDefault="00C910AF">
            <w:pPr>
              <w:numPr>
                <w:ilvl w:val="0"/>
                <w:numId w:val="1"/>
              </w:numPr>
              <w:ind w:firstLine="360"/>
            </w:pPr>
            <w:r>
              <w:rPr>
                <w:rFonts w:ascii="Arial" w:eastAsia="Arial" w:hAnsi="Arial" w:cs="Arial"/>
                <w:sz w:val="22"/>
              </w:rPr>
              <w:t>Documento de casos de uso</w:t>
            </w:r>
          </w:p>
          <w:p w:rsidR="003E1AD1" w:rsidRDefault="003E1AD1"/>
          <w:p w:rsidR="003E1AD1" w:rsidRDefault="00C910AF">
            <w:pPr>
              <w:numPr>
                <w:ilvl w:val="0"/>
                <w:numId w:val="1"/>
              </w:numPr>
              <w:ind w:hanging="360"/>
              <w:contextualSpacing/>
            </w:pPr>
            <w:r>
              <w:rPr>
                <w:rFonts w:ascii="Arial" w:eastAsia="Arial" w:hAnsi="Arial" w:cs="Arial"/>
                <w:sz w:val="22"/>
              </w:rPr>
              <w:t>Promoción</w:t>
            </w:r>
          </w:p>
          <w:p w:rsidR="003E1AD1" w:rsidRDefault="00C910AF">
            <w:pPr>
              <w:numPr>
                <w:ilvl w:val="0"/>
                <w:numId w:val="1"/>
              </w:numPr>
              <w:ind w:firstLine="360"/>
              <w:contextualSpacing/>
            </w:pPr>
            <w:r>
              <w:rPr>
                <w:rFonts w:ascii="Arial" w:eastAsia="Arial" w:hAnsi="Arial" w:cs="Arial"/>
                <w:sz w:val="22"/>
              </w:rPr>
              <w:t>Presentación comercial</w:t>
            </w:r>
          </w:p>
          <w:p w:rsidR="003E1AD1" w:rsidRDefault="00C910AF">
            <w:pPr>
              <w:numPr>
                <w:ilvl w:val="0"/>
                <w:numId w:val="1"/>
              </w:numPr>
              <w:ind w:firstLine="360"/>
              <w:contextualSpacing/>
            </w:pPr>
            <w:r>
              <w:rPr>
                <w:rFonts w:ascii="Arial" w:eastAsia="Arial" w:hAnsi="Arial" w:cs="Arial"/>
                <w:sz w:val="22"/>
              </w:rPr>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r>
              <w:rPr>
                <w:rFonts w:ascii="Arial" w:eastAsia="Arial" w:hAnsi="Arial" w:cs="Arial"/>
                <w:sz w:val="22"/>
              </w:rPr>
              <w:t>Tester: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Diseñador de 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Se define la autoridad y responsabilidad del Project Manager 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La comunicación del Project Manager hacia los integrantes del proyecto deberá ser constante, para poder tener un feedback de las tareas realizadas por cada uno de ellos, y no tener mayores variaciones en el calendario planteado en el análisis inicial.</w:t>
            </w:r>
          </w:p>
          <w:p w:rsidR="003E1AD1" w:rsidRDefault="003E1AD1">
            <w:pPr>
              <w:ind w:left="720"/>
            </w:pPr>
          </w:p>
          <w:p w:rsidR="003E1AD1" w:rsidRDefault="00C910AF">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lastRenderedPageBreak/>
              <w:t>Todo cambio que se deba realizar, deberá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El proyecto se llevará a cabo en una modalidad iterativa basada en 4 iteraciones incrementales. De esta forma, el sistema se desarrollará poco a poco y se obtendrá un feedback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(front end)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(back-end) e integración con la interfaz.</w:t>
            </w:r>
          </w:p>
          <w:p w:rsidR="003E1AD1" w:rsidRDefault="00C910AF">
            <w:pPr>
              <w:widowControl w:val="0"/>
              <w:numPr>
                <w:ilvl w:val="0"/>
                <w:numId w:val="10"/>
              </w:numPr>
            </w:pPr>
            <w:r>
              <w:rPr>
                <w:rFonts w:ascii="Arial" w:eastAsia="Arial" w:hAnsi="Arial" w:cs="Arial"/>
                <w:sz w:val="22"/>
              </w:rPr>
              <w:t xml:space="preserve">Integración, desarrollo y pruebas del portal </w:t>
            </w:r>
            <w:r w:rsidR="006168FC">
              <w:rPr>
                <w:rFonts w:ascii="Arial" w:eastAsia="Arial" w:hAnsi="Arial" w:cs="Arial"/>
                <w:sz w:val="22"/>
              </w:rPr>
              <w:t>web,</w:t>
            </w:r>
            <w:r>
              <w:rPr>
                <w:rFonts w:ascii="Arial" w:eastAsia="Arial" w:hAnsi="Arial" w:cs="Arial"/>
                <w:sz w:val="22"/>
              </w:rPr>
              <w:t xml:space="preserve"> front-end funcionando con back-end.</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Pr="00DC0D93" w:rsidRDefault="00C910AF" w:rsidP="00BB2595">
            <w:pPr>
              <w:rPr>
                <w:rFonts w:ascii="Arial" w:hAnsi="Arial" w:cs="Arial"/>
                <w:sz w:val="22"/>
                <w:szCs w:val="22"/>
              </w:rPr>
            </w:pPr>
            <w:r>
              <w:rPr>
                <w:color w:val="FF0000"/>
              </w:rPr>
              <w:br/>
            </w:r>
            <w:r w:rsidR="00DC0D93" w:rsidRPr="00DC0D93">
              <w:rPr>
                <w:rFonts w:ascii="Arial" w:hAnsi="Arial" w:cs="Arial"/>
                <w:color w:val="auto"/>
                <w:sz w:val="22"/>
                <w:szCs w:val="22"/>
              </w:rPr>
              <w:t>Se estima un esfuerzo de aproximadamente 1.400 horas hombre para la finalización de todos los entregables.</w:t>
            </w:r>
            <w:r w:rsidRPr="00DC0D93">
              <w:rPr>
                <w:rFonts w:ascii="Arial" w:hAnsi="Arial" w:cs="Arial"/>
                <w:color w:val="FF0000"/>
                <w:sz w:val="22"/>
                <w:szCs w:val="22"/>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r>
              <w:rPr>
                <w:rFonts w:ascii="Arial" w:eastAsia="Arial" w:hAnsi="Arial" w:cs="Arial"/>
                <w:sz w:val="22"/>
              </w:rPr>
              <w:t>Desconocimiento entre los integrantes.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Se asume que el entorno de producción utilizará MySQL como motor 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Fecha:_________________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9" w:name="h.gjdgxs"/>
      <w:bookmarkEnd w:id="9"/>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Fecha:_________________</w:t>
      </w:r>
      <w:r>
        <w:rPr>
          <w:rFonts w:ascii="Arial" w:eastAsia="Arial" w:hAnsi="Arial" w:cs="Arial"/>
          <w:sz w:val="22"/>
        </w:rPr>
        <w:br/>
        <w:t xml:space="preserve">              Controller</w:t>
      </w:r>
    </w:p>
    <w:sectPr w:rsidR="003E1AD1">
      <w:headerReference w:type="default" r:id="rId7"/>
      <w:footerReference w:type="default" r:id="rId8"/>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30C" w:rsidRDefault="0015130C">
      <w:r>
        <w:separator/>
      </w:r>
    </w:p>
  </w:endnote>
  <w:endnote w:type="continuationSeparator" w:id="0">
    <w:p w:rsidR="0015130C" w:rsidRDefault="00151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roman"/>
    <w:pitch w:val="variable"/>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C910AF">
    <w:pPr>
      <w:tabs>
        <w:tab w:val="center" w:pos="4320"/>
        <w:tab w:val="right" w:pos="8640"/>
      </w:tabs>
      <w:spacing w:after="720"/>
      <w:jc w:val="center"/>
    </w:pPr>
    <w:r>
      <w:rPr>
        <w:sz w:val="20"/>
      </w:rPr>
      <w:br/>
      <w:t xml:space="preserve">Página </w:t>
    </w:r>
    <w:r>
      <w:rPr>
        <w:sz w:val="20"/>
      </w:rPr>
      <w:fldChar w:fldCharType="begin"/>
    </w:r>
    <w:r>
      <w:instrText>PAGE</w:instrText>
    </w:r>
    <w:r>
      <w:fldChar w:fldCharType="separate"/>
    </w:r>
    <w:r w:rsidR="006A5BCB">
      <w:rPr>
        <w:noProof/>
      </w:rPr>
      <w:t>2</w:t>
    </w:r>
    <w:r>
      <w:fldChar w:fldCharType="end"/>
    </w:r>
    <w:r>
      <w:rPr>
        <w:sz w:val="20"/>
      </w:rPr>
      <w:t xml:space="preserve"> de </w:t>
    </w:r>
    <w:r>
      <w:rPr>
        <w:sz w:val="20"/>
      </w:rPr>
      <w:fldChar w:fldCharType="begin"/>
    </w:r>
    <w:r>
      <w:instrText>NUMPAGES</w:instrText>
    </w:r>
    <w:r>
      <w:fldChar w:fldCharType="separate"/>
    </w:r>
    <w:r w:rsidR="006A5BCB">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30C" w:rsidRDefault="0015130C">
      <w:r>
        <w:separator/>
      </w:r>
    </w:p>
  </w:footnote>
  <w:footnote w:type="continuationSeparator" w:id="0">
    <w:p w:rsidR="0015130C" w:rsidRDefault="001513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rPr>
            <w:drawing>
              <wp:inline distT="114300" distB="114300" distL="114300" distR="114300" wp14:anchorId="7FA1A414" wp14:editId="77209E68">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AsociateYa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5" style="width:67.5pt;height:66pt" coordsize="" o:spt="100" adj="0,,0" path="" stroked="f">
                <v:stroke joinstyle="miter"/>
                <v:imagedata r:id="rId2" o:title=""/>
                <v:formulas/>
                <v:path o:connecttype="segments"/>
              </v:shape>
              <o:OLEObject Type="Embed" ProgID="PBrush" ShapeID="ole_rId2" DrawAspect="Content" ObjectID="_1493647676"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6A5BCB" w:rsidRPr="006A5BCB" w:rsidRDefault="00D9182B" w:rsidP="006A5BCB">
          <w:pPr>
            <w:widowControl w:val="0"/>
            <w:jc w:val="center"/>
            <w:rPr>
              <w:rFonts w:ascii="Arial" w:eastAsia="Arial" w:hAnsi="Arial" w:cs="Arial"/>
              <w:b/>
              <w:sz w:val="20"/>
            </w:rPr>
          </w:pPr>
          <w:r>
            <w:rPr>
              <w:rFonts w:ascii="Arial" w:eastAsia="Arial" w:hAnsi="Arial" w:cs="Arial"/>
              <w:b/>
              <w:sz w:val="20"/>
            </w:rPr>
            <w:t>5</w:t>
          </w:r>
          <w:r w:rsidR="006A5BCB">
            <w:rPr>
              <w:rFonts w:ascii="Arial" w:eastAsia="Arial" w:hAnsi="Arial" w:cs="Arial"/>
              <w:b/>
              <w:sz w:val="20"/>
            </w:rPr>
            <w:t>.1</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6A5BCB" w:rsidP="006168FC">
          <w:pPr>
            <w:widowControl w:val="0"/>
            <w:jc w:val="center"/>
          </w:pPr>
          <w:r>
            <w:rPr>
              <w:rFonts w:ascii="Arial" w:eastAsia="Arial" w:hAnsi="Arial" w:cs="Arial"/>
              <w:b/>
              <w:sz w:val="20"/>
            </w:rPr>
            <w:t>20</w:t>
          </w:r>
          <w:r w:rsidR="00C910AF">
            <w:rPr>
              <w:rFonts w:ascii="Arial" w:eastAsia="Arial" w:hAnsi="Arial" w:cs="Arial"/>
              <w:b/>
              <w:sz w:val="20"/>
            </w:rPr>
            <w:t>/</w:t>
          </w:r>
          <w:r w:rsidR="006168FC">
            <w:rPr>
              <w:rFonts w:ascii="Arial" w:eastAsia="Arial" w:hAnsi="Arial" w:cs="Arial"/>
              <w:b/>
              <w:sz w:val="20"/>
            </w:rPr>
            <w:t>5</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o Rodriguez Takahashi">
    <w15:presenceInfo w15:providerId="AD" w15:userId="S-1-5-21-1748953664-3518455533-2714477346-19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1AD1"/>
    <w:rsid w:val="0015130C"/>
    <w:rsid w:val="001A1039"/>
    <w:rsid w:val="002712D4"/>
    <w:rsid w:val="002C7911"/>
    <w:rsid w:val="002E32A0"/>
    <w:rsid w:val="003549D9"/>
    <w:rsid w:val="003E1AD1"/>
    <w:rsid w:val="006168FC"/>
    <w:rsid w:val="006A5BCB"/>
    <w:rsid w:val="006E3194"/>
    <w:rsid w:val="0070040B"/>
    <w:rsid w:val="007C7074"/>
    <w:rsid w:val="00835C42"/>
    <w:rsid w:val="00A0591C"/>
    <w:rsid w:val="00B327F1"/>
    <w:rsid w:val="00B954A5"/>
    <w:rsid w:val="00B970A2"/>
    <w:rsid w:val="00BB2595"/>
    <w:rsid w:val="00C367FA"/>
    <w:rsid w:val="00C64596"/>
    <w:rsid w:val="00C663C7"/>
    <w:rsid w:val="00C910AF"/>
    <w:rsid w:val="00CD4B5C"/>
    <w:rsid w:val="00D9182B"/>
    <w:rsid w:val="00D92692"/>
    <w:rsid w:val="00DC0D93"/>
    <w:rsid w:val="00F932C5"/>
    <w:rsid w:val="00FB3A26"/>
    <w:rsid w:val="00FE3EF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B14E85-0B01-4373-A040-DB40B4047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EncabezadoCar">
    <w:name w:val="Encabezado Car"/>
    <w:basedOn w:val="Fuentedeprrafopredeter"/>
    <w:link w:val="Encabezado"/>
    <w:uiPriority w:val="99"/>
    <w:qFormat/>
    <w:rsid w:val="008F060D"/>
  </w:style>
  <w:style w:type="character" w:customStyle="1" w:styleId="PiedepginaCar">
    <w:name w:val="Pie de página Car"/>
    <w:basedOn w:val="Fuentedeprrafopredeter"/>
    <w:link w:val="Piedepgina"/>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Encabezado">
    <w:name w:val="header"/>
    <w:basedOn w:val="Normal"/>
    <w:next w:val="Cuerpodetexto"/>
    <w:link w:val="EncabezadoC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tulo">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Piedepgina">
    <w:name w:val="footer"/>
    <w:basedOn w:val="Normal"/>
    <w:link w:val="PiedepginaC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70040B"/>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40B"/>
    <w:rPr>
      <w:rFonts w:ascii="Tahoma" w:hAnsi="Tahoma" w:cs="Tahoma"/>
      <w:sz w:val="16"/>
      <w:szCs w:val="16"/>
    </w:rPr>
  </w:style>
  <w:style w:type="paragraph" w:styleId="Prrafodelista">
    <w:name w:val="List Paragraph"/>
    <w:basedOn w:val="Normal"/>
    <w:uiPriority w:val="34"/>
    <w:qFormat/>
    <w:rsid w:val="002C7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2898</TotalTime>
  <Pages>8</Pages>
  <Words>1258</Words>
  <Characters>6919</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cp:lastModifiedBy>
  <cp:revision>26</cp:revision>
  <dcterms:created xsi:type="dcterms:W3CDTF">2015-05-01T17:38:00Z</dcterms:created>
  <dcterms:modified xsi:type="dcterms:W3CDTF">2015-05-20T20:22:00Z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