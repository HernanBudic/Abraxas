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r>
              <w:rPr>
                <w:rFonts w:ascii="Arial" w:eastAsia="Arial" w:hAnsi="Arial" w:cs="Arial"/>
                <w:sz w:val="20"/>
                <w:shd w:val="clear" w:color="auto" w:fill="FFFFFF"/>
              </w:rPr>
              <w:t>Rodriguez,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Tiberti</w:t>
            </w:r>
            <w:proofErr w:type="spellEnd"/>
            <w:r>
              <w:rPr>
                <w:rFonts w:ascii="Arial" w:eastAsia="Arial" w:hAnsi="Arial" w:cs="Arial"/>
                <w:sz w:val="20"/>
              </w:rPr>
              <w:t>,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Ing. Nicolás Rodriguez</w:t>
      </w:r>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Ing. Gabriela Salem</w:t>
      </w:r>
    </w:p>
    <w:p w:rsidR="003E1AD1" w:rsidRDefault="00C910AF">
      <w:r>
        <w:br w:type="page"/>
      </w:r>
    </w:p>
    <w:p w:rsidR="003E1AD1" w:rsidRDefault="00C910AF">
      <w:pPr>
        <w:spacing w:before="240" w:after="60"/>
        <w:jc w:val="center"/>
      </w:pPr>
      <w:r>
        <w:rPr>
          <w:rFonts w:ascii="Arial" w:eastAsia="Arial" w:hAnsi="Arial" w:cs="Arial"/>
          <w:b/>
          <w:sz w:val="32"/>
        </w:rPr>
        <w:lastRenderedPageBreak/>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698"/>
        <w:gridCol w:w="1957"/>
      </w:tblGrid>
      <w:tr w:rsidR="003E1AD1" w:rsidTr="00C64596">
        <w:trPr>
          <w:jc w:val="center"/>
        </w:trPr>
        <w:tc>
          <w:tcPr>
            <w:tcW w:w="1726"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698"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1957"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Tiberti</w:t>
            </w:r>
            <w:proofErr w:type="spellEnd"/>
            <w:r>
              <w:rPr>
                <w:rFonts w:ascii="Arial" w:eastAsia="Arial" w:hAnsi="Arial" w:cs="Arial"/>
                <w:sz w:val="22"/>
              </w:rPr>
              <w:t>, Franco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Correcciones generales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 redundancia en 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Rodriguez Maximiliano</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3549D9">
            <w:pPr>
              <w:widowControl w:val="0"/>
              <w:spacing w:before="40" w:after="40" w:line="288" w:lineRule="auto"/>
              <w:jc w:val="center"/>
            </w:pPr>
            <w:r>
              <w:rPr>
                <w:rFonts w:ascii="Arial" w:eastAsia="Arial" w:hAnsi="Arial" w:cs="Arial"/>
                <w:sz w:val="22"/>
              </w:rPr>
              <w:t>3</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Corrección del formato del encabezado, re-redacción del sumario ejecutivo, correcciones menores generales en las secciones de ‘Objetivos del Proyecto’, ‘Entregables del Proyecto’, ‘Organización del Proyecto’ e ‘Implementación del proyecto’.</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jc w:val="center"/>
              <w:rPr>
                <w:rFonts w:ascii="Arial" w:hAnsi="Arial"/>
                <w:sz w:val="22"/>
                <w:szCs w:val="22"/>
              </w:rPr>
            </w:pPr>
            <w:r>
              <w:rPr>
                <w:rFonts w:ascii="Arial" w:hAnsi="Arial"/>
                <w:sz w:val="22"/>
                <w:szCs w:val="22"/>
              </w:rPr>
              <w:t>4</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3E1AD1" w:rsidRDefault="00D9182B">
            <w:pPr>
              <w:widowControl w:val="0"/>
              <w:spacing w:before="40" w:after="40" w:line="288" w:lineRule="auto"/>
              <w:rPr>
                <w:rFonts w:ascii="Arial" w:hAnsi="Arial"/>
                <w:sz w:val="22"/>
                <w:szCs w:val="22"/>
              </w:rPr>
            </w:pPr>
            <w:r>
              <w:rPr>
                <w:rFonts w:ascii="Arial" w:hAnsi="Arial"/>
                <w:sz w:val="22"/>
                <w:szCs w:val="22"/>
              </w:rPr>
              <w:t xml:space="preserve">Modificación resumen ejecutivo. </w:t>
            </w:r>
            <w:proofErr w:type="spellStart"/>
            <w:r>
              <w:rPr>
                <w:rFonts w:ascii="Arial" w:hAnsi="Arial"/>
                <w:sz w:val="22"/>
                <w:szCs w:val="22"/>
              </w:rPr>
              <w:t>Interaciones</w:t>
            </w:r>
            <w:proofErr w:type="spellEnd"/>
            <w:r>
              <w:rPr>
                <w:rFonts w:ascii="Arial" w:hAnsi="Arial"/>
                <w:sz w:val="22"/>
                <w:szCs w:val="22"/>
              </w:rPr>
              <w:t>.</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r w:rsidR="00D9182B"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D9182B" w:rsidRDefault="003549D9">
            <w:pPr>
              <w:widowControl w:val="0"/>
              <w:spacing w:before="40" w:after="40" w:line="288" w:lineRule="auto"/>
              <w:jc w:val="center"/>
              <w:rPr>
                <w:rFonts w:ascii="Arial" w:hAnsi="Arial"/>
                <w:sz w:val="22"/>
                <w:szCs w:val="22"/>
              </w:rPr>
            </w:pPr>
            <w:r>
              <w:rPr>
                <w:rFonts w:ascii="Arial" w:hAnsi="Arial"/>
                <w:sz w:val="22"/>
                <w:szCs w:val="22"/>
              </w:rPr>
              <w:t>4.1</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D9182B" w:rsidRDefault="00D9182B" w:rsidP="00D9182B">
            <w:pPr>
              <w:widowControl w:val="0"/>
              <w:spacing w:before="40" w:after="40" w:line="288" w:lineRule="auto"/>
              <w:rPr>
                <w:rFonts w:ascii="Arial" w:hAnsi="Arial"/>
                <w:sz w:val="22"/>
                <w:szCs w:val="22"/>
              </w:rPr>
            </w:pPr>
            <w:r>
              <w:rPr>
                <w:rFonts w:ascii="Arial" w:hAnsi="Arial"/>
                <w:sz w:val="22"/>
                <w:szCs w:val="22"/>
              </w:rPr>
              <w:t>Modificación de entregables por consistencia con otros documentos.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D9182B" w:rsidRDefault="00D9182B">
            <w:pPr>
              <w:widowControl w:val="0"/>
              <w:spacing w:before="40" w:after="40" w:line="288" w:lineRule="auto"/>
              <w:rPr>
                <w:rFonts w:ascii="Arial" w:hAnsi="Arial"/>
                <w:sz w:val="22"/>
                <w:szCs w:val="22"/>
              </w:rPr>
            </w:pPr>
            <w:proofErr w:type="spellStart"/>
            <w:r>
              <w:rPr>
                <w:rFonts w:ascii="Arial" w:hAnsi="Arial"/>
                <w:sz w:val="22"/>
                <w:szCs w:val="22"/>
              </w:rPr>
              <w:t>Budic</w:t>
            </w:r>
            <w:proofErr w:type="spellEnd"/>
            <w:r>
              <w:rPr>
                <w:rFonts w:ascii="Arial" w:hAnsi="Arial"/>
                <w:sz w:val="22"/>
                <w:szCs w:val="22"/>
              </w:rPr>
              <w:t>, Hernán</w:t>
            </w:r>
          </w:p>
        </w:tc>
      </w:tr>
      <w:tr w:rsidR="00C64596" w:rsidTr="00C64596">
        <w:trPr>
          <w:jc w:val="center"/>
        </w:trPr>
        <w:tc>
          <w:tcPr>
            <w:tcW w:w="1726"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pPr>
              <w:widowControl w:val="0"/>
              <w:spacing w:before="40" w:after="40" w:line="288" w:lineRule="auto"/>
              <w:jc w:val="center"/>
              <w:rPr>
                <w:rFonts w:ascii="Arial" w:hAnsi="Arial"/>
                <w:sz w:val="22"/>
                <w:szCs w:val="22"/>
              </w:rPr>
            </w:pPr>
            <w:r>
              <w:rPr>
                <w:rFonts w:ascii="Arial" w:hAnsi="Arial"/>
                <w:sz w:val="22"/>
                <w:szCs w:val="22"/>
              </w:rPr>
              <w:t>16/05/2015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C64596" w:rsidRDefault="003549D9">
            <w:pPr>
              <w:widowControl w:val="0"/>
              <w:spacing w:before="40" w:after="40" w:line="288" w:lineRule="auto"/>
              <w:jc w:val="center"/>
              <w:rPr>
                <w:rFonts w:ascii="Arial" w:hAnsi="Arial"/>
                <w:sz w:val="22"/>
                <w:szCs w:val="22"/>
              </w:rPr>
            </w:pPr>
            <w:r>
              <w:rPr>
                <w:rFonts w:ascii="Arial" w:hAnsi="Arial"/>
                <w:sz w:val="22"/>
                <w:szCs w:val="22"/>
              </w:rPr>
              <w:t>5</w:t>
            </w:r>
          </w:p>
        </w:tc>
        <w:tc>
          <w:tcPr>
            <w:tcW w:w="4698" w:type="dxa"/>
            <w:tcBorders>
              <w:top w:val="single" w:sz="6" w:space="0" w:color="000001"/>
              <w:left w:val="single" w:sz="6" w:space="0" w:color="000001"/>
              <w:bottom w:val="single" w:sz="6" w:space="0" w:color="000001"/>
            </w:tcBorders>
            <w:shd w:val="clear" w:color="auto" w:fill="FFFFFF"/>
            <w:tcMar>
              <w:left w:w="84" w:type="dxa"/>
            </w:tcMar>
          </w:tcPr>
          <w:p w:rsidR="00C64596" w:rsidRDefault="00C64596" w:rsidP="00F932C5">
            <w:pPr>
              <w:widowControl w:val="0"/>
              <w:spacing w:before="40" w:after="40" w:line="288" w:lineRule="auto"/>
              <w:rPr>
                <w:rFonts w:ascii="Arial" w:hAnsi="Arial"/>
                <w:sz w:val="22"/>
                <w:szCs w:val="22"/>
              </w:rPr>
            </w:pPr>
            <w:proofErr w:type="spellStart"/>
            <w:r>
              <w:rPr>
                <w:rFonts w:ascii="Arial" w:hAnsi="Arial"/>
                <w:sz w:val="22"/>
                <w:szCs w:val="22"/>
              </w:rPr>
              <w:t>Insercion</w:t>
            </w:r>
            <w:proofErr w:type="spellEnd"/>
            <w:r>
              <w:rPr>
                <w:rFonts w:ascii="Arial" w:hAnsi="Arial"/>
                <w:sz w:val="22"/>
                <w:szCs w:val="22"/>
              </w:rPr>
              <w:t xml:space="preserve"> </w:t>
            </w:r>
            <w:r w:rsidR="00F932C5">
              <w:rPr>
                <w:rFonts w:ascii="Arial" w:hAnsi="Arial"/>
                <w:sz w:val="22"/>
                <w:szCs w:val="22"/>
              </w:rPr>
              <w:t xml:space="preserve">y baja </w:t>
            </w:r>
            <w:r>
              <w:rPr>
                <w:rFonts w:ascii="Arial" w:hAnsi="Arial"/>
                <w:sz w:val="22"/>
                <w:szCs w:val="22"/>
              </w:rPr>
              <w:t>de entregables</w:t>
            </w:r>
          </w:p>
        </w:tc>
        <w:tc>
          <w:tcPr>
            <w:tcW w:w="1957"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C64596" w:rsidRDefault="00C64596">
            <w:pPr>
              <w:widowControl w:val="0"/>
              <w:spacing w:before="40" w:after="40" w:line="288" w:lineRule="auto"/>
              <w:rPr>
                <w:rFonts w:ascii="Arial" w:hAnsi="Arial"/>
                <w:sz w:val="22"/>
                <w:szCs w:val="22"/>
              </w:rPr>
            </w:pPr>
            <w:r>
              <w:rPr>
                <w:rFonts w:ascii="Arial" w:hAnsi="Arial"/>
                <w:sz w:val="22"/>
                <w:szCs w:val="22"/>
              </w:rPr>
              <w:t>Rodriguez, Maximiliano</w:t>
            </w:r>
          </w:p>
        </w:tc>
      </w:tr>
    </w:tbl>
    <w:p w:rsidR="003E1AD1" w:rsidRDefault="00C910AF">
      <w:pPr>
        <w:jc w:val="center"/>
      </w:pPr>
      <w:r>
        <w:rPr>
          <w:rFonts w:ascii="Arial" w:eastAsia="Arial" w:hAnsi="Arial" w:cs="Arial"/>
          <w:b/>
          <w:sz w:val="32"/>
        </w:rPr>
        <w:lastRenderedPageBreak/>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Diseñar y desarrollar un sitio web amigable que permita gestionar la asociación legal entre un emprendedor y personas interesadas en fondear dicho emprendimiento, ya sea mediante recompensas, donaciones, inversiones o préstamos. El proyecto debe cumplir con las condiciones de la cátedra.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Darle a los inversores inexperimentados la oportunidad de participar de proyectos de su interés, de 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Primera iteración:</w:t>
            </w:r>
            <w:r w:rsidR="002C7911">
              <w:rPr>
                <w:rFonts w:ascii="Arial" w:eastAsia="Arial" w:hAnsi="Arial" w:cs="Arial"/>
                <w:sz w:val="22"/>
              </w:rPr>
              <w:t xml:space="preserve"> código fuente del </w:t>
            </w:r>
            <w:proofErr w:type="spellStart"/>
            <w:r>
              <w:rPr>
                <w:rFonts w:ascii="Arial" w:eastAsia="Arial" w:hAnsi="Arial" w:cs="Arial"/>
                <w:sz w:val="22"/>
              </w:rPr>
              <w:t>front-end</w:t>
            </w:r>
            <w:proofErr w:type="spellEnd"/>
            <w:r w:rsidR="002C7911">
              <w:rPr>
                <w:rFonts w:ascii="Arial" w:eastAsia="Arial" w:hAnsi="Arial" w:cs="Arial"/>
                <w:sz w:val="22"/>
              </w:rPr>
              <w:t>.</w:t>
            </w:r>
          </w:p>
          <w:p w:rsidR="003E1AD1" w:rsidRPr="00D9182B" w:rsidRDefault="00C910AF">
            <w:pPr>
              <w:numPr>
                <w:ilvl w:val="0"/>
                <w:numId w:val="1"/>
              </w:numPr>
              <w:ind w:firstLine="360"/>
              <w:rPr>
                <w:rFonts w:ascii="Arial" w:eastAsia="Arial" w:hAnsi="Arial" w:cs="Arial"/>
                <w:sz w:val="22"/>
              </w:rPr>
            </w:pPr>
            <w:r>
              <w:rPr>
                <w:rFonts w:ascii="Arial" w:eastAsia="Arial" w:hAnsi="Arial" w:cs="Arial"/>
                <w:sz w:val="22"/>
              </w:rPr>
              <w:t xml:space="preserve">Segunda iteración: </w:t>
            </w:r>
            <w:r w:rsidR="002C7911" w:rsidRPr="00D9182B">
              <w:rPr>
                <w:rFonts w:ascii="Arial" w:eastAsia="Arial" w:hAnsi="Arial" w:cs="Arial"/>
                <w:sz w:val="22"/>
              </w:rPr>
              <w:t>Script de base de datos</w:t>
            </w:r>
            <w:r w:rsidR="002C7911">
              <w:rPr>
                <w:rFonts w:ascii="Arial" w:eastAsia="Arial" w:hAnsi="Arial" w:cs="Arial"/>
                <w:sz w:val="22"/>
              </w:rPr>
              <w:t xml:space="preserve">. </w:t>
            </w:r>
            <w:r>
              <w:rPr>
                <w:rFonts w:ascii="Arial" w:eastAsia="Arial" w:hAnsi="Arial" w:cs="Arial"/>
                <w:sz w:val="22"/>
              </w:rPr>
              <w:t>Definiciones de la estructuras de</w:t>
            </w:r>
            <w:r w:rsidR="002C7911">
              <w:rPr>
                <w:rFonts w:ascii="Arial" w:eastAsia="Arial" w:hAnsi="Arial" w:cs="Arial"/>
                <w:sz w:val="22"/>
              </w:rPr>
              <w:t xml:space="preserve"> datos y políticas de integridad</w:t>
            </w:r>
            <w:r>
              <w:rPr>
                <w:rFonts w:ascii="Arial" w:eastAsia="Arial" w:hAnsi="Arial" w:cs="Arial"/>
                <w:sz w:val="22"/>
              </w:rPr>
              <w:t>.</w:t>
            </w:r>
          </w:p>
          <w:p w:rsidR="003E1AD1" w:rsidRDefault="00C910AF">
            <w:pPr>
              <w:numPr>
                <w:ilvl w:val="0"/>
                <w:numId w:val="1"/>
              </w:numPr>
              <w:ind w:firstLine="360"/>
            </w:pPr>
            <w:r>
              <w:rPr>
                <w:rFonts w:ascii="Arial" w:eastAsia="Arial" w:hAnsi="Arial" w:cs="Arial"/>
                <w:sz w:val="22"/>
              </w:rPr>
              <w:t xml:space="preserve">Tercera iteración: </w:t>
            </w:r>
            <w:r w:rsidR="002C7911">
              <w:rPr>
                <w:rFonts w:ascii="Arial" w:eastAsia="Arial" w:hAnsi="Arial" w:cs="Arial"/>
                <w:sz w:val="22"/>
              </w:rPr>
              <w:t>código fuente del</w:t>
            </w:r>
            <w:r>
              <w:rPr>
                <w:rFonts w:ascii="Arial" w:eastAsia="Arial" w:hAnsi="Arial" w:cs="Arial"/>
                <w:sz w:val="22"/>
              </w:rPr>
              <w:t xml:space="preserve"> back-</w:t>
            </w:r>
            <w:proofErr w:type="spellStart"/>
            <w:r>
              <w:rPr>
                <w:rFonts w:ascii="Arial" w:eastAsia="Arial" w:hAnsi="Arial" w:cs="Arial"/>
                <w:sz w:val="22"/>
              </w:rPr>
              <w:t>end</w:t>
            </w:r>
            <w:proofErr w:type="spellEnd"/>
          </w:p>
          <w:p w:rsidR="003E1AD1" w:rsidRPr="00B954A5" w:rsidRDefault="00C910AF">
            <w:pPr>
              <w:numPr>
                <w:ilvl w:val="0"/>
                <w:numId w:val="1"/>
              </w:numPr>
              <w:ind w:firstLine="360"/>
              <w:rPr>
                <w:rFonts w:ascii="Arial" w:eastAsia="Arial" w:hAnsi="Arial" w:cs="Arial"/>
                <w:sz w:val="22"/>
              </w:rPr>
            </w:pPr>
            <w:r>
              <w:rPr>
                <w:rFonts w:ascii="Arial" w:eastAsia="Arial" w:hAnsi="Arial" w:cs="Arial"/>
                <w:sz w:val="22"/>
              </w:rPr>
              <w:t xml:space="preserve">Cuarta iteración: </w:t>
            </w:r>
            <w:r w:rsidR="002C7911">
              <w:rPr>
                <w:rFonts w:ascii="Arial" w:eastAsia="Arial" w:hAnsi="Arial" w:cs="Arial"/>
                <w:sz w:val="22"/>
              </w:rPr>
              <w:t xml:space="preserve">scripts del </w:t>
            </w:r>
            <w:proofErr w:type="spellStart"/>
            <w:r w:rsidR="002C7911">
              <w:rPr>
                <w:rFonts w:ascii="Arial" w:eastAsia="Arial" w:hAnsi="Arial" w:cs="Arial"/>
                <w:sz w:val="22"/>
              </w:rPr>
              <w:t>front-end</w:t>
            </w:r>
            <w:proofErr w:type="spellEnd"/>
            <w:r w:rsidR="002C7911">
              <w:rPr>
                <w:rFonts w:ascii="Arial" w:eastAsia="Arial" w:hAnsi="Arial" w:cs="Arial"/>
                <w:sz w:val="22"/>
              </w:rPr>
              <w:t>, back-</w:t>
            </w:r>
            <w:proofErr w:type="spellStart"/>
            <w:r w:rsidR="002C7911">
              <w:rPr>
                <w:rFonts w:ascii="Arial" w:eastAsia="Arial" w:hAnsi="Arial" w:cs="Arial"/>
                <w:sz w:val="22"/>
              </w:rPr>
              <w:t>end</w:t>
            </w:r>
            <w:proofErr w:type="spellEnd"/>
            <w:r w:rsidR="002C7911">
              <w:rPr>
                <w:rFonts w:ascii="Arial" w:eastAsia="Arial" w:hAnsi="Arial" w:cs="Arial"/>
                <w:sz w:val="22"/>
              </w:rPr>
              <w:t xml:space="preserve"> y base de datos probados y corregidos.</w:t>
            </w:r>
            <w:r w:rsidR="00B954A5">
              <w:rPr>
                <w:rFonts w:ascii="Arial" w:eastAsia="Arial" w:hAnsi="Arial" w:cs="Arial"/>
                <w:sz w:val="22"/>
              </w:rPr>
              <w:t xml:space="preserve"> </w:t>
            </w:r>
            <w:r w:rsidR="00B954A5" w:rsidRPr="00B954A5">
              <w:rPr>
                <w:rFonts w:ascii="Arial" w:eastAsia="Arial" w:hAnsi="Arial" w:cs="Arial"/>
                <w:sz w:val="22"/>
              </w:rPr>
              <w:t>Manual de instalación de las aplicaciones y script de creación inicial.</w:t>
            </w:r>
          </w:p>
          <w:p w:rsidR="003E1AD1" w:rsidRPr="00B954A5" w:rsidRDefault="003E1AD1">
            <w:pPr>
              <w:rPr>
                <w:rFonts w:ascii="Arial" w:eastAsia="Arial" w:hAnsi="Arial" w:cs="Arial"/>
                <w:sz w:val="22"/>
              </w:rPr>
            </w:pPr>
          </w:p>
          <w:p w:rsidR="003E1AD1" w:rsidRPr="00B954A5" w:rsidRDefault="003E1AD1">
            <w:pPr>
              <w:rPr>
                <w:rFonts w:ascii="Arial" w:eastAsia="Arial" w:hAnsi="Arial" w:cs="Arial"/>
                <w:sz w:val="22"/>
              </w:rPr>
            </w:pPr>
          </w:p>
          <w:p w:rsidR="003E1AD1" w:rsidRPr="00B954A5" w:rsidRDefault="00C910AF">
            <w:pPr>
              <w:numPr>
                <w:ilvl w:val="0"/>
                <w:numId w:val="1"/>
              </w:numPr>
              <w:ind w:hanging="360"/>
              <w:rPr>
                <w:rFonts w:ascii="Arial" w:eastAsia="Arial" w:hAnsi="Arial" w:cs="Arial"/>
                <w:sz w:val="22"/>
              </w:rPr>
            </w:pPr>
            <w:r w:rsidRPr="00B954A5">
              <w:rPr>
                <w:rFonts w:ascii="Arial" w:eastAsia="Arial" w:hAnsi="Arial" w:cs="Arial"/>
                <w:sz w:val="22"/>
              </w:rPr>
              <w:t>Documentación de gestión</w:t>
            </w:r>
          </w:p>
          <w:p w:rsidR="003E1AD1" w:rsidRPr="00C663C7" w:rsidRDefault="00C910AF">
            <w:pPr>
              <w:numPr>
                <w:ilvl w:val="0"/>
                <w:numId w:val="1"/>
              </w:numPr>
              <w:ind w:firstLine="360"/>
              <w:rPr>
                <w:rFonts w:ascii="Arial" w:eastAsia="Arial" w:hAnsi="Arial" w:cs="Arial"/>
                <w:color w:val="auto"/>
                <w:sz w:val="22"/>
              </w:rPr>
            </w:pPr>
            <w:bookmarkStart w:id="0" w:name="_GoBack"/>
            <w:bookmarkEnd w:id="0"/>
            <w:r w:rsidRPr="00C663C7">
              <w:rPr>
                <w:rFonts w:ascii="Arial" w:eastAsia="Arial" w:hAnsi="Arial" w:cs="Arial"/>
                <w:color w:val="auto"/>
                <w:sz w:val="22"/>
              </w:rPr>
              <w:t>WBS</w:t>
            </w:r>
          </w:p>
          <w:p w:rsidR="003E1AD1" w:rsidRPr="00C663C7" w:rsidDel="00F932C5" w:rsidRDefault="00C910AF">
            <w:pPr>
              <w:numPr>
                <w:ilvl w:val="0"/>
                <w:numId w:val="1"/>
              </w:numPr>
              <w:ind w:firstLine="360"/>
              <w:rPr>
                <w:del w:id="1" w:author="Maximiliano Rodriguez Takahashi" w:date="2015-05-16T17:31:00Z"/>
                <w:rFonts w:ascii="Arial" w:eastAsia="Arial" w:hAnsi="Arial" w:cs="Arial"/>
                <w:color w:val="auto"/>
                <w:sz w:val="22"/>
              </w:rPr>
            </w:pPr>
            <w:del w:id="2" w:author="Maximiliano Rodriguez Takahashi" w:date="2015-05-16T17:31:00Z">
              <w:r w:rsidRPr="00C663C7" w:rsidDel="00F932C5">
                <w:rPr>
                  <w:rFonts w:ascii="Arial" w:eastAsia="Arial" w:hAnsi="Arial" w:cs="Arial"/>
                  <w:color w:val="auto"/>
                  <w:sz w:val="22"/>
                </w:rPr>
                <w:delText>Estudio de factibilidad</w:delText>
              </w:r>
            </w:del>
          </w:p>
          <w:p w:rsidR="003E1AD1" w:rsidRPr="00C663C7" w:rsidDel="00F932C5" w:rsidRDefault="00C910AF">
            <w:pPr>
              <w:numPr>
                <w:ilvl w:val="1"/>
                <w:numId w:val="1"/>
              </w:numPr>
              <w:ind w:firstLine="1080"/>
              <w:rPr>
                <w:del w:id="3" w:author="Maximiliano Rodriguez Takahashi" w:date="2015-05-16T17:31:00Z"/>
                <w:rFonts w:ascii="Arial" w:eastAsia="Arial" w:hAnsi="Arial" w:cs="Arial"/>
                <w:color w:val="auto"/>
                <w:sz w:val="22"/>
              </w:rPr>
            </w:pPr>
            <w:del w:id="4" w:author="Maximiliano Rodriguez Takahashi" w:date="2015-05-16T17:31:00Z">
              <w:r w:rsidRPr="00C663C7" w:rsidDel="00F932C5">
                <w:rPr>
                  <w:rFonts w:ascii="Arial" w:eastAsia="Arial" w:hAnsi="Arial" w:cs="Arial"/>
                  <w:color w:val="auto"/>
                  <w:sz w:val="22"/>
                </w:rPr>
                <w:delText>Técnica</w:delText>
              </w:r>
            </w:del>
          </w:p>
          <w:p w:rsidR="003E1AD1" w:rsidRPr="00C663C7" w:rsidDel="00F932C5" w:rsidRDefault="00C910AF">
            <w:pPr>
              <w:numPr>
                <w:ilvl w:val="1"/>
                <w:numId w:val="1"/>
              </w:numPr>
              <w:ind w:firstLine="1080"/>
              <w:rPr>
                <w:del w:id="5" w:author="Maximiliano Rodriguez Takahashi" w:date="2015-05-16T17:31:00Z"/>
                <w:rFonts w:ascii="Arial" w:eastAsia="Arial" w:hAnsi="Arial" w:cs="Arial"/>
                <w:color w:val="auto"/>
                <w:sz w:val="22"/>
              </w:rPr>
            </w:pPr>
            <w:del w:id="6" w:author="Maximiliano Rodriguez Takahashi" w:date="2015-05-16T17:31:00Z">
              <w:r w:rsidRPr="00C663C7" w:rsidDel="00F932C5">
                <w:rPr>
                  <w:rFonts w:ascii="Arial" w:eastAsia="Arial" w:hAnsi="Arial" w:cs="Arial"/>
                  <w:color w:val="auto"/>
                  <w:sz w:val="22"/>
                </w:rPr>
                <w:delText>operativa</w:delText>
              </w:r>
            </w:del>
          </w:p>
          <w:p w:rsidR="003E1AD1" w:rsidRPr="00C663C7" w:rsidDel="00F932C5" w:rsidRDefault="00C910AF">
            <w:pPr>
              <w:numPr>
                <w:ilvl w:val="1"/>
                <w:numId w:val="1"/>
              </w:numPr>
              <w:ind w:firstLine="1080"/>
              <w:rPr>
                <w:del w:id="7" w:author="Maximiliano Rodriguez Takahashi" w:date="2015-05-16T17:31:00Z"/>
                <w:rFonts w:ascii="Arial" w:eastAsia="Arial" w:hAnsi="Arial" w:cs="Arial"/>
                <w:color w:val="auto"/>
                <w:sz w:val="22"/>
              </w:rPr>
            </w:pPr>
            <w:del w:id="8" w:author="Maximiliano Rodriguez Takahashi" w:date="2015-05-16T17:31:00Z">
              <w:r w:rsidRPr="00C663C7" w:rsidDel="00F932C5">
                <w:rPr>
                  <w:rFonts w:ascii="Arial" w:eastAsia="Arial" w:hAnsi="Arial" w:cs="Arial"/>
                  <w:color w:val="auto"/>
                  <w:sz w:val="22"/>
                </w:rPr>
                <w:delText>económica</w:delText>
              </w:r>
            </w:del>
          </w:p>
          <w:p w:rsidR="003E1AD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Gestión</w:t>
            </w:r>
            <w:r w:rsidR="00C910AF" w:rsidRPr="00C663C7">
              <w:rPr>
                <w:rFonts w:ascii="Arial" w:eastAsia="Arial" w:hAnsi="Arial" w:cs="Arial"/>
                <w:color w:val="auto"/>
                <w:sz w:val="22"/>
              </w:rPr>
              <w:t xml:space="preserve"> de riesgos</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PERT</w:t>
            </w:r>
          </w:p>
          <w:p w:rsidR="00A0591C" w:rsidRPr="00C663C7" w:rsidRDefault="00A0591C">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tareas</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Tabla de riesgos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Gantt</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Matriz de roles y responsabilidades </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comunicaciones</w:t>
            </w:r>
          </w:p>
          <w:p w:rsidR="002C7911"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Matriz de habilidades y competencias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Cierre de proyecto</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Lecciones aprendidas</w:t>
            </w:r>
          </w:p>
          <w:p w:rsidR="003E1AD1" w:rsidRPr="00C663C7" w:rsidRDefault="003E1AD1">
            <w:pPr>
              <w:rPr>
                <w:rFonts w:ascii="Arial" w:eastAsia="Arial" w:hAnsi="Arial" w:cs="Arial"/>
                <w:color w:val="auto"/>
                <w:sz w:val="22"/>
              </w:rPr>
            </w:pPr>
          </w:p>
          <w:p w:rsidR="003E1AD1" w:rsidRPr="00C663C7" w:rsidRDefault="00C910AF">
            <w:pPr>
              <w:numPr>
                <w:ilvl w:val="0"/>
                <w:numId w:val="1"/>
              </w:numPr>
              <w:ind w:hanging="360"/>
              <w:rPr>
                <w:rFonts w:ascii="Arial" w:eastAsia="Arial" w:hAnsi="Arial" w:cs="Arial"/>
                <w:color w:val="auto"/>
                <w:sz w:val="22"/>
              </w:rPr>
            </w:pPr>
            <w:r w:rsidRPr="00C663C7">
              <w:rPr>
                <w:rFonts w:ascii="Arial" w:eastAsia="Arial" w:hAnsi="Arial" w:cs="Arial"/>
                <w:color w:val="auto"/>
                <w:sz w:val="22"/>
              </w:rPr>
              <w:t>Documentación del producto</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Diagrama de entidad-relación</w:t>
            </w:r>
          </w:p>
          <w:p w:rsidR="003E1AD1" w:rsidRPr="00C663C7" w:rsidRDefault="00C910AF"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Documento de arquitectura</w:t>
            </w:r>
          </w:p>
          <w:p w:rsidR="002C7911" w:rsidRPr="00C663C7" w:rsidRDefault="002C7911" w:rsidP="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 xml:space="preserve">Maqueta del </w:t>
            </w:r>
            <w:proofErr w:type="spellStart"/>
            <w:r w:rsidRPr="00C663C7">
              <w:rPr>
                <w:rFonts w:ascii="Arial" w:eastAsia="Arial" w:hAnsi="Arial" w:cs="Arial"/>
                <w:color w:val="auto"/>
                <w:sz w:val="22"/>
              </w:rPr>
              <w:t>front-end</w:t>
            </w:r>
            <w:proofErr w:type="spellEnd"/>
          </w:p>
          <w:p w:rsidR="0070040B" w:rsidRPr="00C663C7" w:rsidRDefault="002C7911">
            <w:pPr>
              <w:numPr>
                <w:ilvl w:val="0"/>
                <w:numId w:val="1"/>
              </w:numPr>
              <w:ind w:firstLine="360"/>
              <w:rPr>
                <w:rFonts w:ascii="Arial" w:eastAsia="Arial" w:hAnsi="Arial" w:cs="Arial"/>
                <w:color w:val="auto"/>
                <w:sz w:val="22"/>
              </w:rPr>
            </w:pPr>
            <w:r w:rsidRPr="00C663C7">
              <w:rPr>
                <w:rFonts w:ascii="Arial" w:eastAsia="Arial" w:hAnsi="Arial" w:cs="Arial"/>
                <w:color w:val="auto"/>
                <w:sz w:val="22"/>
              </w:rPr>
              <w:t>Especificaciones</w:t>
            </w:r>
            <w:r w:rsidR="0070040B" w:rsidRPr="00C663C7">
              <w:rPr>
                <w:rFonts w:ascii="Arial" w:eastAsia="Arial" w:hAnsi="Arial" w:cs="Arial"/>
                <w:color w:val="auto"/>
                <w:sz w:val="22"/>
              </w:rPr>
              <w:t xml:space="preserve"> de la base de datos</w:t>
            </w:r>
          </w:p>
          <w:p w:rsidR="003E1AD1" w:rsidRPr="00C663C7" w:rsidRDefault="00C910AF">
            <w:pPr>
              <w:numPr>
                <w:ilvl w:val="0"/>
                <w:numId w:val="1"/>
              </w:numPr>
              <w:ind w:firstLine="360"/>
              <w:rPr>
                <w:rFonts w:ascii="Arial" w:eastAsia="Arial" w:hAnsi="Arial" w:cs="Arial"/>
                <w:color w:val="auto"/>
                <w:sz w:val="22"/>
              </w:rPr>
            </w:pPr>
            <w:r w:rsidRPr="00C663C7">
              <w:rPr>
                <w:rFonts w:ascii="Arial" w:eastAsia="Arial" w:hAnsi="Arial" w:cs="Arial"/>
                <w:color w:val="auto"/>
                <w:sz w:val="22"/>
              </w:rPr>
              <w:t>Casos de prueba</w:t>
            </w:r>
          </w:p>
          <w:p w:rsidR="00B327F1" w:rsidRPr="00C663C7" w:rsidRDefault="00B327F1">
            <w:pPr>
              <w:numPr>
                <w:ilvl w:val="0"/>
                <w:numId w:val="1"/>
              </w:numPr>
              <w:ind w:firstLine="360"/>
              <w:rPr>
                <w:rFonts w:ascii="Arial" w:eastAsia="Arial" w:hAnsi="Arial" w:cs="Arial"/>
                <w:color w:val="auto"/>
                <w:sz w:val="22"/>
              </w:rPr>
            </w:pPr>
            <w:r w:rsidRPr="00C663C7">
              <w:rPr>
                <w:rFonts w:ascii="Arial" w:eastAsia="Arial" w:hAnsi="Arial" w:cs="Arial"/>
                <w:color w:val="auto"/>
                <w:sz w:val="22"/>
              </w:rPr>
              <w:t>Plan de pruebas</w:t>
            </w:r>
          </w:p>
          <w:p w:rsidR="003E1AD1" w:rsidRDefault="00C910AF">
            <w:pPr>
              <w:numPr>
                <w:ilvl w:val="0"/>
                <w:numId w:val="1"/>
              </w:numPr>
              <w:ind w:firstLine="360"/>
            </w:pPr>
            <w:r>
              <w:rPr>
                <w:rFonts w:ascii="Arial" w:eastAsia="Arial" w:hAnsi="Arial" w:cs="Arial"/>
                <w:sz w:val="22"/>
              </w:rPr>
              <w:t>Documento de casos de uso</w:t>
            </w:r>
            <w:r w:rsidR="002C7911">
              <w:rPr>
                <w:rFonts w:ascii="Arial" w:eastAsia="Arial" w:hAnsi="Arial" w:cs="Arial"/>
                <w:sz w:val="22"/>
              </w:rPr>
              <w:t xml:space="preserve"> (diagrama + descripciones)</w:t>
            </w:r>
          </w:p>
          <w:p w:rsidR="003E1AD1" w:rsidRDefault="003E1AD1"/>
          <w:p w:rsidR="003E1AD1" w:rsidRDefault="00C910AF">
            <w:pPr>
              <w:numPr>
                <w:ilvl w:val="0"/>
                <w:numId w:val="1"/>
              </w:numPr>
              <w:ind w:hanging="360"/>
              <w:contextualSpacing/>
            </w:pPr>
            <w:r>
              <w:rPr>
                <w:rFonts w:ascii="Arial" w:eastAsia="Arial" w:hAnsi="Arial" w:cs="Arial"/>
                <w:sz w:val="22"/>
              </w:rPr>
              <w:lastRenderedPageBreak/>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Diseñador de 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Se define la autoridad y responsabilidad del Project Manager 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 ir ajustando a medida que se desarrolla el proyecto. El PM tendrá que hacer un buen análisis previo para no tener importantes variaciones en los tiempos inicialmente presupuestados, ya que podrá afectará en manera negativa sobre el tiempo total del desarrollo.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inicial.</w:t>
            </w:r>
          </w:p>
          <w:p w:rsidR="003E1AD1" w:rsidRDefault="003E1AD1">
            <w:pPr>
              <w:ind w:left="720"/>
            </w:pPr>
          </w:p>
          <w:p w:rsidR="003E1AD1" w:rsidRDefault="00C910AF">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lastRenderedPageBreak/>
              <w:t>Todo cambio que se deba realizar, deberá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 xml:space="preserve">El proyecto se llevará a cabo en una modalidad iterativa basada en 4 iteraciones incrementales. De esta forma, el sistema se desarrollará poco a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color w:val="FF0000"/>
              </w:rPr>
              <w:br/>
              <w:t>&lt;HAY QUE CALCULAR CUÁNTO TIEMPO NOS LLEVARÁ EL DESARROLLO EN HORAS HOMBRE&gt;</w:t>
            </w:r>
            <w:r>
              <w:rPr>
                <w:color w:val="FF0000"/>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r>
              <w:rPr>
                <w:rFonts w:ascii="Arial" w:eastAsia="Arial" w:hAnsi="Arial" w:cs="Arial"/>
                <w:sz w:val="22"/>
              </w:rPr>
              <w:t>Desconocimiento entre los integrantes.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9" w:name="h.gjdgxs"/>
      <w:bookmarkEnd w:id="9"/>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194" w:rsidRDefault="006E3194">
      <w:r>
        <w:separator/>
      </w:r>
    </w:p>
  </w:endnote>
  <w:endnote w:type="continuationSeparator" w:id="0">
    <w:p w:rsidR="006E3194" w:rsidRDefault="006E3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835C42">
      <w:rPr>
        <w:noProof/>
      </w:rPr>
      <w:t>8</w:t>
    </w:r>
    <w:r>
      <w:fldChar w:fldCharType="end"/>
    </w:r>
    <w:r>
      <w:rPr>
        <w:sz w:val="20"/>
      </w:rPr>
      <w:t xml:space="preserve"> de </w:t>
    </w:r>
    <w:r>
      <w:rPr>
        <w:sz w:val="20"/>
      </w:rPr>
      <w:fldChar w:fldCharType="begin"/>
    </w:r>
    <w:r>
      <w:instrText>NUMPAGES</w:instrText>
    </w:r>
    <w:r>
      <w:fldChar w:fldCharType="separate"/>
    </w:r>
    <w:r w:rsidR="00835C42">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194" w:rsidRDefault="006E3194">
      <w:r>
        <w:separator/>
      </w:r>
    </w:p>
  </w:footnote>
  <w:footnote w:type="continuationSeparator" w:id="0">
    <w:p w:rsidR="006E3194" w:rsidRDefault="006E31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rPr>
            <w:drawing>
              <wp:inline distT="114300" distB="114300" distL="114300" distR="114300" wp14:anchorId="7FA1A414" wp14:editId="77209E68">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765" w:dyaOrig="748">
              <v:shape id="ole_rId2" o:spid="_x0000_i1025" style="width:67.5pt;height:66pt" coordsize="" o:spt="100" adj="0,,0" path="" stroked="f">
                <v:stroke joinstyle="miter"/>
                <v:imagedata r:id="rId2" o:title=""/>
                <v:formulas/>
                <v:path o:connecttype="segments"/>
              </v:shape>
              <o:OLEObject Type="Embed" ProgID="PBrush" ShapeID="ole_rId2" DrawAspect="Content" ObjectID="_1493304212"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D9182B" w:rsidP="003549D9">
          <w:pPr>
            <w:widowControl w:val="0"/>
            <w:jc w:val="center"/>
          </w:pPr>
          <w:r>
            <w:rPr>
              <w:rFonts w:ascii="Arial" w:eastAsia="Arial" w:hAnsi="Arial" w:cs="Arial"/>
              <w:b/>
              <w:sz w:val="20"/>
            </w:rPr>
            <w:t>5</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168FC" w:rsidP="006168FC">
          <w:pPr>
            <w:widowControl w:val="0"/>
            <w:jc w:val="center"/>
          </w:pPr>
          <w:r>
            <w:rPr>
              <w:rFonts w:ascii="Arial" w:eastAsia="Arial" w:hAnsi="Arial" w:cs="Arial"/>
              <w:b/>
              <w:sz w:val="20"/>
            </w:rPr>
            <w:t>13</w:t>
          </w:r>
          <w:r w:rsidR="00C910AF">
            <w:rPr>
              <w:rFonts w:ascii="Arial" w:eastAsia="Arial" w:hAnsi="Arial" w:cs="Arial"/>
              <w:b/>
              <w:sz w:val="20"/>
            </w:rPr>
            <w:t>/</w:t>
          </w:r>
          <w:r>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o Rodriguez Takahashi">
    <w15:presenceInfo w15:providerId="AD" w15:userId="S-1-5-21-1748953664-3518455533-2714477346-1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2712D4"/>
    <w:rsid w:val="002C7911"/>
    <w:rsid w:val="002E32A0"/>
    <w:rsid w:val="003549D9"/>
    <w:rsid w:val="003E1AD1"/>
    <w:rsid w:val="006168FC"/>
    <w:rsid w:val="006E3194"/>
    <w:rsid w:val="0070040B"/>
    <w:rsid w:val="007C7074"/>
    <w:rsid w:val="00835C42"/>
    <w:rsid w:val="00A0591C"/>
    <w:rsid w:val="00B327F1"/>
    <w:rsid w:val="00B954A5"/>
    <w:rsid w:val="00B970A2"/>
    <w:rsid w:val="00C367FA"/>
    <w:rsid w:val="00C64596"/>
    <w:rsid w:val="00C663C7"/>
    <w:rsid w:val="00C910AF"/>
    <w:rsid w:val="00D9182B"/>
    <w:rsid w:val="00F932C5"/>
    <w:rsid w:val="00FB3A26"/>
    <w:rsid w:val="00FE3EF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B14E85-0B01-4373-A040-DB40B4047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EncabezadoCar">
    <w:name w:val="Encabezado Car"/>
    <w:basedOn w:val="Fuentedeprrafopredeter"/>
    <w:link w:val="Encabezado"/>
    <w:uiPriority w:val="99"/>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Encabezado">
    <w:name w:val="header"/>
    <w:basedOn w:val="Normal"/>
    <w:next w:val="Cuerpodetexto"/>
    <w:link w:val="EncabezadoC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tulo">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iPriority w:val="99"/>
    <w:unhideWhenUsed/>
    <w:rsid w:val="008F060D"/>
    <w:pPr>
      <w:tabs>
        <w:tab w:val="center" w:pos="4419"/>
        <w:tab w:val="right" w:pos="8838"/>
      </w:tabs>
    </w:pPr>
  </w:style>
  <w:style w:type="table" w:customStyle="1" w:styleId="TableNormal1">
    <w:name w:val="Table Normal1"/>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70040B"/>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40B"/>
    <w:rPr>
      <w:rFonts w:ascii="Tahoma" w:hAnsi="Tahoma" w:cs="Tahoma"/>
      <w:sz w:val="16"/>
      <w:szCs w:val="16"/>
    </w:rPr>
  </w:style>
  <w:style w:type="paragraph" w:styleId="Prrafodelista">
    <w:name w:val="List Paragraph"/>
    <w:basedOn w:val="Normal"/>
    <w:uiPriority w:val="34"/>
    <w:qFormat/>
    <w:rsid w:val="002C7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2866</TotalTime>
  <Pages>8</Pages>
  <Words>1242</Words>
  <Characters>6833</Characters>
  <Application>Microsoft Office Word</Application>
  <DocSecurity>0</DocSecurity>
  <Lines>56</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Maximiliano Rodriguez Takahashi</cp:lastModifiedBy>
  <cp:revision>23</cp:revision>
  <dcterms:created xsi:type="dcterms:W3CDTF">2015-05-01T17:38:00Z</dcterms:created>
  <dcterms:modified xsi:type="dcterms:W3CDTF">2015-05-16T20:57:00Z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