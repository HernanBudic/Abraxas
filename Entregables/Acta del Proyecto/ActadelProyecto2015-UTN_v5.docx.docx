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shd w:val="clear" w:color="auto" w:fill="FFFFFF"/>
              </w:rPr>
              <w:t>Rodriguez</w:t>
            </w:r>
            <w:proofErr w:type="spellEnd"/>
            <w:r>
              <w:rPr>
                <w:rFonts w:ascii="Arial" w:eastAsia="Arial" w:hAnsi="Arial" w:cs="Arial"/>
                <w:sz w:val="20"/>
                <w:shd w:val="clear" w:color="auto" w:fill="FFFFFF"/>
              </w:rPr>
              <w:t>,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Tiberti</w:t>
            </w:r>
            <w:proofErr w:type="spellEnd"/>
            <w:r>
              <w:rPr>
                <w:rFonts w:ascii="Arial" w:eastAsia="Arial" w:hAnsi="Arial" w:cs="Arial"/>
                <w:sz w:val="20"/>
              </w:rPr>
              <w:t>,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xml:space="preserve">, Ing. Nicolás </w:t>
      </w:r>
      <w:proofErr w:type="spellStart"/>
      <w:r>
        <w:rPr>
          <w:rFonts w:ascii="Arial" w:eastAsia="Arial" w:hAnsi="Arial" w:cs="Arial"/>
          <w:i/>
          <w:sz w:val="22"/>
        </w:rPr>
        <w:t>Rodriguez</w:t>
      </w:r>
      <w:proofErr w:type="spellEnd"/>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Tiberti</w:t>
            </w:r>
            <w:proofErr w:type="spellEnd"/>
            <w:r>
              <w:rPr>
                <w:rFonts w:ascii="Arial" w:eastAsia="Arial" w:hAnsi="Arial" w:cs="Arial"/>
                <w:sz w:val="22"/>
              </w:rPr>
              <w:t>,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xml:space="preserve">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r w:rsidR="00DC0D93">
              <w:rPr>
                <w:rFonts w:ascii="Arial" w:hAnsi="Arial"/>
                <w:sz w:val="22"/>
                <w:szCs w:val="22"/>
              </w:rPr>
              <w:t>I</w:t>
            </w:r>
            <w:r>
              <w:rPr>
                <w:rFonts w:ascii="Arial" w:hAnsi="Arial"/>
                <w:sz w:val="22"/>
                <w:szCs w:val="22"/>
              </w:rPr>
              <w:t>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DC0D93" w:rsidP="00F932C5">
            <w:pPr>
              <w:widowControl w:val="0"/>
              <w:spacing w:before="40" w:after="40" w:line="288" w:lineRule="auto"/>
              <w:rPr>
                <w:rFonts w:ascii="Arial" w:hAnsi="Arial"/>
                <w:sz w:val="22"/>
                <w:szCs w:val="22"/>
              </w:rPr>
            </w:pPr>
            <w:r>
              <w:rPr>
                <w:rFonts w:ascii="Arial" w:hAnsi="Arial"/>
                <w:sz w:val="22"/>
                <w:szCs w:val="22"/>
              </w:rPr>
              <w:t>Inserción</w:t>
            </w:r>
            <w:r w:rsidR="00C64596">
              <w:rPr>
                <w:rFonts w:ascii="Arial" w:hAnsi="Arial"/>
                <w:sz w:val="22"/>
                <w:szCs w:val="22"/>
              </w:rPr>
              <w:t xml:space="preserve"> </w:t>
            </w:r>
            <w:r w:rsidR="00F932C5">
              <w:rPr>
                <w:rFonts w:ascii="Arial" w:hAnsi="Arial"/>
                <w:sz w:val="22"/>
                <w:szCs w:val="22"/>
              </w:rPr>
              <w:t xml:space="preserve">y baja </w:t>
            </w:r>
            <w:r w:rsidR="00C64596">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proofErr w:type="spellStart"/>
            <w:r>
              <w:rPr>
                <w:rFonts w:ascii="Arial" w:hAnsi="Arial"/>
                <w:sz w:val="22"/>
                <w:szCs w:val="22"/>
              </w:rPr>
              <w:t>Rodriguez</w:t>
            </w:r>
            <w:proofErr w:type="spellEnd"/>
            <w:r>
              <w:rPr>
                <w:rFonts w:ascii="Arial" w:hAnsi="Arial"/>
                <w:sz w:val="22"/>
                <w:szCs w:val="22"/>
              </w:rPr>
              <w:t>, Maximiliano</w:t>
            </w:r>
          </w:p>
        </w:tc>
      </w:tr>
      <w:tr w:rsidR="006A5BC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lastRenderedPageBreak/>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rsidP="00F932C5">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6A5BCB" w:rsidRDefault="006A5BCB">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bl>
    <w:p w:rsidR="00193BD6" w:rsidRDefault="00193BD6">
      <w:pPr>
        <w:jc w:val="center"/>
        <w:rPr>
          <w:rFonts w:ascii="Arial" w:eastAsia="Arial" w:hAnsi="Arial" w:cs="Arial"/>
          <w:b/>
          <w:sz w:val="32"/>
        </w:rPr>
      </w:pPr>
    </w:p>
    <w:p w:rsidR="00193BD6" w:rsidRDefault="00193BD6">
      <w:pPr>
        <w:suppressAutoHyphens w:val="0"/>
        <w:rPr>
          <w:rFonts w:ascii="Arial" w:eastAsia="Arial" w:hAnsi="Arial" w:cs="Arial"/>
          <w:b/>
          <w:sz w:val="32"/>
        </w:rPr>
      </w:pPr>
      <w:r>
        <w:rPr>
          <w:rFonts w:ascii="Arial" w:eastAsia="Arial" w:hAnsi="Arial" w:cs="Arial"/>
          <w:b/>
          <w:sz w:val="32"/>
        </w:rPr>
        <w:br w:type="page"/>
      </w:r>
    </w:p>
    <w:p w:rsidR="003E1AD1" w:rsidRDefault="00C910AF">
      <w:pPr>
        <w:jc w:val="center"/>
      </w:pPr>
      <w:bookmarkStart w:id="0" w:name="_GoBack"/>
      <w:bookmarkEnd w:id="0"/>
      <w:r>
        <w:rPr>
          <w:rFonts w:ascii="Arial" w:eastAsia="Arial" w:hAnsi="Arial" w:cs="Arial"/>
          <w:b/>
          <w:sz w:val="32"/>
        </w:rPr>
        <w:lastRenderedPageBreak/>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sidP="00A21EE3">
            <w:pPr>
              <w:pStyle w:val="Encabezado2"/>
              <w:tabs>
                <w:tab w:val="left" w:pos="2790"/>
                <w:tab w:val="center" w:pos="5122"/>
              </w:tabs>
              <w:spacing w:after="120"/>
              <w:ind w:left="2790" w:hanging="2214"/>
            </w:pPr>
            <w:r>
              <w:rPr>
                <w:i w:val="0"/>
                <w:sz w:val="22"/>
              </w:rPr>
              <w:t>AsociateYa.com</w:t>
            </w:r>
          </w:p>
          <w:p w:rsidR="003E1AD1" w:rsidRDefault="003E1AD1" w:rsidP="00A21EE3">
            <w:pPr>
              <w:ind w:left="2790" w:hanging="2214"/>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proofErr w:type="spellStart"/>
            <w:r>
              <w:rPr>
                <w:rFonts w:ascii="Arial" w:eastAsia="Arial" w:hAnsi="Arial" w:cs="Arial"/>
                <w:sz w:val="22"/>
              </w:rPr>
              <w:t>front-end</w:t>
            </w:r>
            <w:proofErr w:type="spellEnd"/>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w:t>
            </w:r>
            <w:proofErr w:type="spellStart"/>
            <w:r>
              <w:rPr>
                <w:rFonts w:ascii="Arial" w:eastAsia="Arial" w:hAnsi="Arial" w:cs="Arial"/>
                <w:sz w:val="22"/>
              </w:rPr>
              <w:t>end</w:t>
            </w:r>
            <w:proofErr w:type="spellEnd"/>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 xml:space="preserve">scripts del </w:t>
            </w:r>
            <w:proofErr w:type="spellStart"/>
            <w:r w:rsidR="002C7911">
              <w:rPr>
                <w:rFonts w:ascii="Arial" w:eastAsia="Arial" w:hAnsi="Arial" w:cs="Arial"/>
                <w:sz w:val="22"/>
              </w:rPr>
              <w:t>front-end</w:t>
            </w:r>
            <w:proofErr w:type="spellEnd"/>
            <w:r w:rsidR="002C7911">
              <w:rPr>
                <w:rFonts w:ascii="Arial" w:eastAsia="Arial" w:hAnsi="Arial" w:cs="Arial"/>
                <w:sz w:val="22"/>
              </w:rPr>
              <w:t>, back-</w:t>
            </w:r>
            <w:proofErr w:type="spellStart"/>
            <w:r w:rsidR="002C7911">
              <w:rPr>
                <w:rFonts w:ascii="Arial" w:eastAsia="Arial" w:hAnsi="Arial" w:cs="Arial"/>
                <w:sz w:val="22"/>
              </w:rPr>
              <w:t>end</w:t>
            </w:r>
            <w:proofErr w:type="spellEnd"/>
            <w:r w:rsidR="002C7911">
              <w:rPr>
                <w:rFonts w:ascii="Arial" w:eastAsia="Arial" w:hAnsi="Arial" w:cs="Arial"/>
                <w:sz w:val="22"/>
              </w:rPr>
              <w:t xml:space="preserve">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WBS</w:t>
            </w:r>
          </w:p>
          <w:p w:rsidR="00D92692" w:rsidRDefault="00D92692">
            <w:pPr>
              <w:numPr>
                <w:ilvl w:val="0"/>
                <w:numId w:val="1"/>
              </w:numPr>
              <w:ind w:firstLine="360"/>
              <w:rPr>
                <w:rFonts w:ascii="Arial" w:eastAsia="Arial" w:hAnsi="Arial" w:cs="Arial"/>
                <w:color w:val="auto"/>
                <w:sz w:val="22"/>
              </w:rPr>
            </w:pPr>
            <w:r>
              <w:rPr>
                <w:rFonts w:ascii="Arial" w:eastAsia="Arial" w:hAnsi="Arial" w:cs="Arial"/>
                <w:color w:val="auto"/>
                <w:sz w:val="22"/>
              </w:rPr>
              <w:t>Acta de proyecto</w:t>
            </w:r>
          </w:p>
          <w:p w:rsidR="00A21EE3" w:rsidRPr="00C663C7" w:rsidRDefault="00A21EE3" w:rsidP="00A21EE3">
            <w:pPr>
              <w:numPr>
                <w:ilvl w:val="0"/>
                <w:numId w:val="1"/>
              </w:numPr>
              <w:ind w:left="1440" w:hanging="360"/>
              <w:rPr>
                <w:rFonts w:ascii="Arial" w:eastAsia="Arial" w:hAnsi="Arial" w:cs="Arial"/>
                <w:color w:val="auto"/>
                <w:sz w:val="22"/>
              </w:rPr>
            </w:pPr>
            <w:r>
              <w:rPr>
                <w:rFonts w:ascii="Arial" w:eastAsia="Arial" w:hAnsi="Arial" w:cs="Arial"/>
                <w:color w:val="auto"/>
                <w:sz w:val="22"/>
              </w:rPr>
              <w:t>Documento de alcance</w:t>
            </w:r>
          </w:p>
          <w:p w:rsidR="003E1AD1" w:rsidRPr="00C663C7" w:rsidDel="00F932C5" w:rsidRDefault="00C910AF">
            <w:pPr>
              <w:numPr>
                <w:ilvl w:val="0"/>
                <w:numId w:val="1"/>
              </w:numPr>
              <w:ind w:firstLine="360"/>
              <w:rPr>
                <w:del w:id="1" w:author="Maximiliano Rodriguez Takahashi" w:date="2015-05-16T17:31:00Z"/>
                <w:rFonts w:ascii="Arial" w:eastAsia="Arial" w:hAnsi="Arial" w:cs="Arial"/>
                <w:color w:val="auto"/>
                <w:sz w:val="22"/>
              </w:rPr>
            </w:pPr>
            <w:del w:id="2" w:author="Maximiliano Rodriguez Takahashi" w:date="2015-05-16T17:31:00Z">
              <w:r w:rsidRPr="00C663C7" w:rsidDel="00F932C5">
                <w:rPr>
                  <w:rFonts w:ascii="Arial" w:eastAsia="Arial" w:hAnsi="Arial" w:cs="Arial"/>
                  <w:color w:val="auto"/>
                  <w:sz w:val="22"/>
                </w:rPr>
                <w:delText>Estudio de factibilidad</w:delText>
              </w:r>
            </w:del>
          </w:p>
          <w:p w:rsidR="003E1AD1" w:rsidRPr="00C663C7" w:rsidDel="00F932C5" w:rsidRDefault="00C910AF">
            <w:pPr>
              <w:numPr>
                <w:ilvl w:val="1"/>
                <w:numId w:val="1"/>
              </w:numPr>
              <w:ind w:firstLine="1080"/>
              <w:rPr>
                <w:del w:id="3" w:author="Maximiliano Rodriguez Takahashi" w:date="2015-05-16T17:31:00Z"/>
                <w:rFonts w:ascii="Arial" w:eastAsia="Arial" w:hAnsi="Arial" w:cs="Arial"/>
                <w:color w:val="auto"/>
                <w:sz w:val="22"/>
              </w:rPr>
            </w:pPr>
            <w:del w:id="4" w:author="Maximiliano Rodriguez Takahashi" w:date="2015-05-16T17:31:00Z">
              <w:r w:rsidRPr="00C663C7" w:rsidDel="00F932C5">
                <w:rPr>
                  <w:rFonts w:ascii="Arial" w:eastAsia="Arial" w:hAnsi="Arial" w:cs="Arial"/>
                  <w:color w:val="auto"/>
                  <w:sz w:val="22"/>
                </w:rPr>
                <w:delText>Técnica</w:delText>
              </w:r>
            </w:del>
          </w:p>
          <w:p w:rsidR="003E1AD1" w:rsidRPr="00C663C7" w:rsidDel="00F932C5" w:rsidRDefault="00C910AF">
            <w:pPr>
              <w:numPr>
                <w:ilvl w:val="1"/>
                <w:numId w:val="1"/>
              </w:numPr>
              <w:ind w:firstLine="1080"/>
              <w:rPr>
                <w:del w:id="5" w:author="Maximiliano Rodriguez Takahashi" w:date="2015-05-16T17:31:00Z"/>
                <w:rFonts w:ascii="Arial" w:eastAsia="Arial" w:hAnsi="Arial" w:cs="Arial"/>
                <w:color w:val="auto"/>
                <w:sz w:val="22"/>
              </w:rPr>
            </w:pPr>
            <w:del w:id="6" w:author="Maximiliano Rodriguez Takahashi" w:date="2015-05-16T17:31:00Z">
              <w:r w:rsidRPr="00C663C7" w:rsidDel="00F932C5">
                <w:rPr>
                  <w:rFonts w:ascii="Arial" w:eastAsia="Arial" w:hAnsi="Arial" w:cs="Arial"/>
                  <w:color w:val="auto"/>
                  <w:sz w:val="22"/>
                </w:rPr>
                <w:delText>operativa</w:delText>
              </w:r>
            </w:del>
          </w:p>
          <w:p w:rsidR="003E1AD1" w:rsidRPr="00C663C7" w:rsidDel="00F932C5" w:rsidRDefault="00C910AF">
            <w:pPr>
              <w:numPr>
                <w:ilvl w:val="1"/>
                <w:numId w:val="1"/>
              </w:numPr>
              <w:ind w:firstLine="1080"/>
              <w:rPr>
                <w:del w:id="7" w:author="Maximiliano Rodriguez Takahashi" w:date="2015-05-16T17:31:00Z"/>
                <w:rFonts w:ascii="Arial" w:eastAsia="Arial" w:hAnsi="Arial" w:cs="Arial"/>
                <w:color w:val="auto"/>
                <w:sz w:val="22"/>
              </w:rPr>
            </w:pPr>
            <w:del w:id="8" w:author="Maximiliano Rodriguez Takahashi" w:date="2015-05-16T17:31:00Z">
              <w:r w:rsidRPr="00C663C7" w:rsidDel="00F932C5">
                <w:rPr>
                  <w:rFonts w:ascii="Arial" w:eastAsia="Arial" w:hAnsi="Arial" w:cs="Arial"/>
                  <w:color w:val="auto"/>
                  <w:sz w:val="22"/>
                </w:rPr>
                <w:delText>económica</w:delText>
              </w:r>
            </w:del>
          </w:p>
          <w:p w:rsidR="003E1AD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Gestión</w:t>
            </w:r>
            <w:r w:rsidR="00C910AF" w:rsidRPr="00C663C7">
              <w:rPr>
                <w:rFonts w:ascii="Arial" w:eastAsia="Arial" w:hAnsi="Arial" w:cs="Arial"/>
                <w:color w:val="auto"/>
                <w:sz w:val="22"/>
              </w:rPr>
              <w:t xml:space="preserve"> de riesgos</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PERT</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tareas</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riesgos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Gantt</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Matriz de roles y responsabilidades </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comunicaciones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habilidades y competencias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Cierre de proyecto</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Lecciones aprendidas</w:t>
            </w:r>
          </w:p>
          <w:p w:rsidR="003E1AD1" w:rsidRPr="00C663C7" w:rsidRDefault="003E1AD1">
            <w:pPr>
              <w:rPr>
                <w:rFonts w:ascii="Arial" w:eastAsia="Arial" w:hAnsi="Arial" w:cs="Arial"/>
                <w:color w:val="auto"/>
                <w:sz w:val="22"/>
              </w:rPr>
            </w:pPr>
          </w:p>
          <w:p w:rsidR="003E1AD1" w:rsidRPr="00C663C7" w:rsidRDefault="00C910AF">
            <w:pPr>
              <w:numPr>
                <w:ilvl w:val="0"/>
                <w:numId w:val="1"/>
              </w:numPr>
              <w:ind w:hanging="360"/>
              <w:rPr>
                <w:rFonts w:ascii="Arial" w:eastAsia="Arial" w:hAnsi="Arial" w:cs="Arial"/>
                <w:color w:val="auto"/>
                <w:sz w:val="22"/>
              </w:rPr>
            </w:pPr>
            <w:r w:rsidRPr="00C663C7">
              <w:rPr>
                <w:rFonts w:ascii="Arial" w:eastAsia="Arial" w:hAnsi="Arial" w:cs="Arial"/>
                <w:color w:val="auto"/>
                <w:sz w:val="22"/>
              </w:rPr>
              <w:t>Documentación del producto</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Diagrama de entidad-relación</w:t>
            </w:r>
          </w:p>
          <w:p w:rsidR="003E1AD1" w:rsidRPr="00C663C7" w:rsidRDefault="00C910AF"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Documento de arquitectura</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Maqueta del </w:t>
            </w:r>
            <w:proofErr w:type="spellStart"/>
            <w:r w:rsidRPr="00C663C7">
              <w:rPr>
                <w:rFonts w:ascii="Arial" w:eastAsia="Arial" w:hAnsi="Arial" w:cs="Arial"/>
                <w:color w:val="auto"/>
                <w:sz w:val="22"/>
              </w:rPr>
              <w:t>front-end</w:t>
            </w:r>
            <w:proofErr w:type="spellEnd"/>
          </w:p>
          <w:p w:rsidR="0070040B"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Especificaciones</w:t>
            </w:r>
            <w:r w:rsidR="0070040B" w:rsidRPr="00C663C7">
              <w:rPr>
                <w:rFonts w:ascii="Arial" w:eastAsia="Arial" w:hAnsi="Arial" w:cs="Arial"/>
                <w:color w:val="auto"/>
                <w:sz w:val="22"/>
              </w:rPr>
              <w:t xml:space="preserve"> de la base de datos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Casos de prueba</w:t>
            </w:r>
          </w:p>
          <w:p w:rsidR="00B327F1"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Plan de pruebas</w:t>
            </w:r>
          </w:p>
          <w:p w:rsidR="00A21EE3" w:rsidRPr="00C663C7" w:rsidRDefault="00A21EE3">
            <w:pPr>
              <w:numPr>
                <w:ilvl w:val="0"/>
                <w:numId w:val="1"/>
              </w:numPr>
              <w:ind w:firstLine="360"/>
              <w:rPr>
                <w:rFonts w:ascii="Arial" w:eastAsia="Arial" w:hAnsi="Arial" w:cs="Arial"/>
                <w:color w:val="auto"/>
                <w:sz w:val="22"/>
              </w:rPr>
            </w:pPr>
            <w:r>
              <w:rPr>
                <w:rFonts w:ascii="Arial" w:eastAsia="Arial" w:hAnsi="Arial" w:cs="Arial"/>
                <w:color w:val="auto"/>
                <w:sz w:val="22"/>
              </w:rPr>
              <w:lastRenderedPageBreak/>
              <w:t>Resultado de casos de prueba</w:t>
            </w:r>
          </w:p>
          <w:p w:rsidR="003E1AD1" w:rsidRDefault="00C910AF">
            <w:pPr>
              <w:numPr>
                <w:ilvl w:val="0"/>
                <w:numId w:val="1"/>
              </w:numPr>
              <w:ind w:firstLine="360"/>
            </w:pPr>
            <w:r>
              <w:rPr>
                <w:rFonts w:ascii="Arial" w:eastAsia="Arial" w:hAnsi="Arial" w:cs="Arial"/>
                <w:sz w:val="22"/>
              </w:rPr>
              <w:t>Documento de casos de uso</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 xml:space="preserve">La ejecución y control de todas las tareas, serán supervisadas por el PM mediante reuniones con los distintos integrantes del equipo. Estas reuniones podrán tener un informe de avance </w:t>
            </w:r>
            <w:r>
              <w:rPr>
                <w:rFonts w:ascii="Arial" w:eastAsia="Arial" w:hAnsi="Arial" w:cs="Arial"/>
                <w:sz w:val="22"/>
              </w:rPr>
              <w:lastRenderedPageBreak/>
              <w:t>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Pr="00DC0D93" w:rsidRDefault="00C910AF" w:rsidP="00BB2595">
            <w:pPr>
              <w:rPr>
                <w:rFonts w:ascii="Arial" w:hAnsi="Arial" w:cs="Arial"/>
                <w:sz w:val="22"/>
                <w:szCs w:val="22"/>
              </w:rPr>
            </w:pPr>
            <w:r>
              <w:rPr>
                <w:color w:val="FF0000"/>
              </w:rPr>
              <w:br/>
            </w:r>
            <w:r w:rsidR="00DC0D93"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3CD" w:rsidRDefault="00D533CD">
      <w:r>
        <w:separator/>
      </w:r>
    </w:p>
  </w:endnote>
  <w:endnote w:type="continuationSeparator" w:id="0">
    <w:p w:rsidR="00D533CD" w:rsidRDefault="00D5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193BD6">
      <w:rPr>
        <w:noProof/>
      </w:rPr>
      <w:t>9</w:t>
    </w:r>
    <w:r>
      <w:fldChar w:fldCharType="end"/>
    </w:r>
    <w:r>
      <w:rPr>
        <w:sz w:val="20"/>
      </w:rPr>
      <w:t xml:space="preserve"> de </w:t>
    </w:r>
    <w:r>
      <w:rPr>
        <w:sz w:val="20"/>
      </w:rPr>
      <w:fldChar w:fldCharType="begin"/>
    </w:r>
    <w:r>
      <w:instrText>NUMPAGES</w:instrText>
    </w:r>
    <w:r>
      <w:fldChar w:fldCharType="separate"/>
    </w:r>
    <w:r w:rsidR="00193BD6">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3CD" w:rsidRDefault="00D533CD">
      <w:r>
        <w:separator/>
      </w:r>
    </w:p>
  </w:footnote>
  <w:footnote w:type="continuationSeparator" w:id="0">
    <w:p w:rsidR="00D533CD" w:rsidRDefault="00D5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5455516"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6A5BCB" w:rsidRPr="006A5BCB" w:rsidRDefault="00D9182B" w:rsidP="006A5BCB">
          <w:pPr>
            <w:widowControl w:val="0"/>
            <w:jc w:val="center"/>
            <w:rPr>
              <w:rFonts w:ascii="Arial" w:eastAsia="Arial" w:hAnsi="Arial" w:cs="Arial"/>
              <w:b/>
              <w:sz w:val="20"/>
            </w:rPr>
          </w:pPr>
          <w:r>
            <w:rPr>
              <w:rFonts w:ascii="Arial" w:eastAsia="Arial" w:hAnsi="Arial" w:cs="Arial"/>
              <w:b/>
              <w:sz w:val="20"/>
            </w:rPr>
            <w:t>5</w:t>
          </w:r>
          <w:r w:rsidR="006A5BCB">
            <w:rPr>
              <w:rFonts w:ascii="Arial" w:eastAsia="Arial" w:hAnsi="Arial" w:cs="Arial"/>
              <w:b/>
              <w:sz w:val="20"/>
            </w:rPr>
            <w:t>.1</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A5BCB" w:rsidP="006168FC">
          <w:pPr>
            <w:widowControl w:val="0"/>
            <w:jc w:val="center"/>
          </w:pPr>
          <w:r>
            <w:rPr>
              <w:rFonts w:ascii="Arial" w:eastAsia="Arial" w:hAnsi="Arial" w:cs="Arial"/>
              <w:b/>
              <w:sz w:val="20"/>
            </w:rPr>
            <w:t>20</w:t>
          </w:r>
          <w:r w:rsidR="00C910AF">
            <w:rPr>
              <w:rFonts w:ascii="Arial" w:eastAsia="Arial" w:hAnsi="Arial" w:cs="Arial"/>
              <w:b/>
              <w:sz w:val="20"/>
            </w:rPr>
            <w:t>/</w:t>
          </w:r>
          <w:r w:rsidR="006168FC">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15:restartNumberingAfterBreak="0">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15:restartNumberingAfterBreak="0">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15:restartNumberingAfterBreak="0">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15:restartNumberingAfterBreak="0">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15:restartNumberingAfterBreak="0">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15:restartNumberingAfterBreak="0">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15:restartNumberingAfterBreak="0">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15:restartNumberingAfterBreak="0">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15:restartNumberingAfterBreak="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15130C"/>
    <w:rsid w:val="00193BD6"/>
    <w:rsid w:val="001A1039"/>
    <w:rsid w:val="002712D4"/>
    <w:rsid w:val="002C7911"/>
    <w:rsid w:val="002E32A0"/>
    <w:rsid w:val="003549D9"/>
    <w:rsid w:val="003E1AD1"/>
    <w:rsid w:val="006168FC"/>
    <w:rsid w:val="006A5BCB"/>
    <w:rsid w:val="006E3194"/>
    <w:rsid w:val="0070040B"/>
    <w:rsid w:val="007C7074"/>
    <w:rsid w:val="00835C42"/>
    <w:rsid w:val="00A0591C"/>
    <w:rsid w:val="00A21EE3"/>
    <w:rsid w:val="00B327F1"/>
    <w:rsid w:val="00B954A5"/>
    <w:rsid w:val="00B970A2"/>
    <w:rsid w:val="00BB2595"/>
    <w:rsid w:val="00C367FA"/>
    <w:rsid w:val="00C64596"/>
    <w:rsid w:val="00C663C7"/>
    <w:rsid w:val="00C910AF"/>
    <w:rsid w:val="00CD4B5C"/>
    <w:rsid w:val="00D533CD"/>
    <w:rsid w:val="00D9182B"/>
    <w:rsid w:val="00D92692"/>
    <w:rsid w:val="00DC0D93"/>
    <w:rsid w:val="00F932C5"/>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B14E85-0B01-4373-A040-DB40B4047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EncabezadoCar">
    <w:name w:val="Encabezado Car"/>
    <w:basedOn w:val="Fuentedeprrafopredeter"/>
    <w:link w:val="Encabezado"/>
    <w:uiPriority w:val="99"/>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tulo">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2910</TotalTime>
  <Pages>9</Pages>
  <Words>1266</Words>
  <Characters>6964</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cp:lastModifiedBy>
  <cp:revision>28</cp:revision>
  <dcterms:created xsi:type="dcterms:W3CDTF">2015-05-01T17:38:00Z</dcterms:created>
  <dcterms:modified xsi:type="dcterms:W3CDTF">2015-06-10T18:32:00Z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