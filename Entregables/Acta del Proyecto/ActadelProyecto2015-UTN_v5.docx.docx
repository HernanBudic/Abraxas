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rsidP="00BB2595">
      <w:pPr>
        <w:ind w:left="720" w:hanging="720"/>
      </w:pPr>
    </w:p>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shd w:val="clear" w:color="auto" w:fill="FFFFFF"/>
              </w:rPr>
              <w:t>Rodriguez</w:t>
            </w:r>
            <w:proofErr w:type="spellEnd"/>
            <w:r>
              <w:rPr>
                <w:rFonts w:ascii="Arial" w:eastAsia="Arial" w:hAnsi="Arial" w:cs="Arial"/>
                <w:sz w:val="20"/>
                <w:shd w:val="clear" w:color="auto" w:fill="FFFFFF"/>
              </w:rPr>
              <w:t>,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Tiberti</w:t>
            </w:r>
            <w:proofErr w:type="spellEnd"/>
            <w:r>
              <w:rPr>
                <w:rFonts w:ascii="Arial" w:eastAsia="Arial" w:hAnsi="Arial" w:cs="Arial"/>
                <w:sz w:val="20"/>
              </w:rPr>
              <w:t>,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xml:space="preserve">, Ing. Nicolás </w:t>
      </w:r>
      <w:proofErr w:type="spellStart"/>
      <w:r>
        <w:rPr>
          <w:rFonts w:ascii="Arial" w:eastAsia="Arial" w:hAnsi="Arial" w:cs="Arial"/>
          <w:i/>
          <w:sz w:val="22"/>
        </w:rPr>
        <w:t>Rodriguez</w:t>
      </w:r>
      <w:proofErr w:type="spellEnd"/>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Tiberti</w:t>
            </w:r>
            <w:proofErr w:type="spellEnd"/>
            <w:r>
              <w:rPr>
                <w:rFonts w:ascii="Arial" w:eastAsia="Arial" w:hAnsi="Arial" w:cs="Arial"/>
                <w:sz w:val="22"/>
              </w:rPr>
              <w:t>,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xml:space="preserve">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r w:rsidR="00DC0D93">
              <w:rPr>
                <w:rFonts w:ascii="Arial" w:hAnsi="Arial"/>
                <w:sz w:val="22"/>
                <w:szCs w:val="22"/>
              </w:rPr>
              <w:t>I</w:t>
            </w:r>
            <w:bookmarkStart w:id="0" w:name="_GoBack"/>
            <w:bookmarkEnd w:id="0"/>
            <w:r>
              <w:rPr>
                <w:rFonts w:ascii="Arial" w:hAnsi="Arial"/>
                <w:sz w:val="22"/>
                <w:szCs w:val="22"/>
              </w:rPr>
              <w:t>teraciones.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DC0D93" w:rsidP="00F932C5">
            <w:pPr>
              <w:widowControl w:val="0"/>
              <w:spacing w:before="40" w:after="40" w:line="288" w:lineRule="auto"/>
              <w:rPr>
                <w:rFonts w:ascii="Arial" w:hAnsi="Arial"/>
                <w:sz w:val="22"/>
                <w:szCs w:val="22"/>
              </w:rPr>
            </w:pPr>
            <w:r>
              <w:rPr>
                <w:rFonts w:ascii="Arial" w:hAnsi="Arial"/>
                <w:sz w:val="22"/>
                <w:szCs w:val="22"/>
              </w:rPr>
              <w:t>Inserción</w:t>
            </w:r>
            <w:r w:rsidR="00C64596">
              <w:rPr>
                <w:rFonts w:ascii="Arial" w:hAnsi="Arial"/>
                <w:sz w:val="22"/>
                <w:szCs w:val="22"/>
              </w:rPr>
              <w:t xml:space="preserve"> </w:t>
            </w:r>
            <w:r w:rsidR="00F932C5">
              <w:rPr>
                <w:rFonts w:ascii="Arial" w:hAnsi="Arial"/>
                <w:sz w:val="22"/>
                <w:szCs w:val="22"/>
              </w:rPr>
              <w:t xml:space="preserve">y baja </w:t>
            </w:r>
            <w:r w:rsidR="00C64596">
              <w:rPr>
                <w:rFonts w:ascii="Arial" w:hAnsi="Arial"/>
                <w:sz w:val="22"/>
                <w:szCs w:val="22"/>
              </w:rPr>
              <w:t>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proofErr w:type="spellStart"/>
            <w:r>
              <w:rPr>
                <w:rFonts w:ascii="Arial" w:hAnsi="Arial"/>
                <w:sz w:val="22"/>
                <w:szCs w:val="22"/>
              </w:rPr>
              <w:t>Rodriguez</w:t>
            </w:r>
            <w:proofErr w:type="spellEnd"/>
            <w:r>
              <w:rPr>
                <w:rFonts w:ascii="Arial" w:hAnsi="Arial"/>
                <w:sz w:val="22"/>
                <w:szCs w:val="22"/>
              </w:rPr>
              <w:t>, Maximiliano</w:t>
            </w:r>
          </w:p>
        </w:tc>
      </w:tr>
    </w:tbl>
    <w:p w:rsidR="003E1AD1" w:rsidRDefault="00C910AF">
      <w:pPr>
        <w:jc w:val="center"/>
      </w:pPr>
      <w:r>
        <w:rPr>
          <w:rFonts w:ascii="Arial" w:eastAsia="Arial" w:hAnsi="Arial" w:cs="Arial"/>
          <w:b/>
          <w:sz w:val="32"/>
        </w:rPr>
        <w:lastRenderedPageBreak/>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proofErr w:type="spellStart"/>
            <w:r>
              <w:rPr>
                <w:rFonts w:ascii="Arial" w:eastAsia="Arial" w:hAnsi="Arial" w:cs="Arial"/>
                <w:sz w:val="22"/>
              </w:rPr>
              <w:t>front-end</w:t>
            </w:r>
            <w:proofErr w:type="spellEnd"/>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w:t>
            </w:r>
            <w:proofErr w:type="spellStart"/>
            <w:r>
              <w:rPr>
                <w:rFonts w:ascii="Arial" w:eastAsia="Arial" w:hAnsi="Arial" w:cs="Arial"/>
                <w:sz w:val="22"/>
              </w:rPr>
              <w:t>end</w:t>
            </w:r>
            <w:proofErr w:type="spellEnd"/>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 xml:space="preserve">scripts del </w:t>
            </w:r>
            <w:proofErr w:type="spellStart"/>
            <w:r w:rsidR="002C7911">
              <w:rPr>
                <w:rFonts w:ascii="Arial" w:eastAsia="Arial" w:hAnsi="Arial" w:cs="Arial"/>
                <w:sz w:val="22"/>
              </w:rPr>
              <w:t>front-end</w:t>
            </w:r>
            <w:proofErr w:type="spellEnd"/>
            <w:r w:rsidR="002C7911">
              <w:rPr>
                <w:rFonts w:ascii="Arial" w:eastAsia="Arial" w:hAnsi="Arial" w:cs="Arial"/>
                <w:sz w:val="22"/>
              </w:rPr>
              <w:t>, back-</w:t>
            </w:r>
            <w:proofErr w:type="spellStart"/>
            <w:r w:rsidR="002C7911">
              <w:rPr>
                <w:rFonts w:ascii="Arial" w:eastAsia="Arial" w:hAnsi="Arial" w:cs="Arial"/>
                <w:sz w:val="22"/>
              </w:rPr>
              <w:t>end</w:t>
            </w:r>
            <w:proofErr w:type="spellEnd"/>
            <w:r w:rsidR="002C7911">
              <w:rPr>
                <w:rFonts w:ascii="Arial" w:eastAsia="Arial" w:hAnsi="Arial" w:cs="Arial"/>
                <w:sz w:val="22"/>
              </w:rPr>
              <w:t xml:space="preserve">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3E1AD1"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WBS</w:t>
            </w:r>
          </w:p>
          <w:p w:rsidR="00D92692" w:rsidRPr="00C663C7" w:rsidRDefault="00D92692">
            <w:pPr>
              <w:numPr>
                <w:ilvl w:val="0"/>
                <w:numId w:val="1"/>
              </w:numPr>
              <w:ind w:firstLine="360"/>
              <w:rPr>
                <w:rFonts w:ascii="Arial" w:eastAsia="Arial" w:hAnsi="Arial" w:cs="Arial"/>
                <w:color w:val="auto"/>
                <w:sz w:val="22"/>
              </w:rPr>
            </w:pPr>
            <w:r>
              <w:rPr>
                <w:rFonts w:ascii="Arial" w:eastAsia="Arial" w:hAnsi="Arial" w:cs="Arial"/>
                <w:color w:val="auto"/>
                <w:sz w:val="22"/>
              </w:rPr>
              <w:t>Acta de proyecto</w:t>
            </w:r>
          </w:p>
          <w:p w:rsidR="003E1AD1" w:rsidRPr="00C663C7" w:rsidDel="00F932C5" w:rsidRDefault="00C910AF">
            <w:pPr>
              <w:numPr>
                <w:ilvl w:val="0"/>
                <w:numId w:val="1"/>
              </w:numPr>
              <w:ind w:firstLine="360"/>
              <w:rPr>
                <w:del w:id="1" w:author="Maximiliano Rodriguez Takahashi" w:date="2015-05-16T17:31:00Z"/>
                <w:rFonts w:ascii="Arial" w:eastAsia="Arial" w:hAnsi="Arial" w:cs="Arial"/>
                <w:color w:val="auto"/>
                <w:sz w:val="22"/>
              </w:rPr>
            </w:pPr>
            <w:del w:id="2" w:author="Maximiliano Rodriguez Takahashi" w:date="2015-05-16T17:31:00Z">
              <w:r w:rsidRPr="00C663C7" w:rsidDel="00F932C5">
                <w:rPr>
                  <w:rFonts w:ascii="Arial" w:eastAsia="Arial" w:hAnsi="Arial" w:cs="Arial"/>
                  <w:color w:val="auto"/>
                  <w:sz w:val="22"/>
                </w:rPr>
                <w:delText>Estudio de factibilidad</w:delText>
              </w:r>
            </w:del>
          </w:p>
          <w:p w:rsidR="003E1AD1" w:rsidRPr="00C663C7" w:rsidDel="00F932C5" w:rsidRDefault="00C910AF">
            <w:pPr>
              <w:numPr>
                <w:ilvl w:val="1"/>
                <w:numId w:val="1"/>
              </w:numPr>
              <w:ind w:firstLine="1080"/>
              <w:rPr>
                <w:del w:id="3" w:author="Maximiliano Rodriguez Takahashi" w:date="2015-05-16T17:31:00Z"/>
                <w:rFonts w:ascii="Arial" w:eastAsia="Arial" w:hAnsi="Arial" w:cs="Arial"/>
                <w:color w:val="auto"/>
                <w:sz w:val="22"/>
              </w:rPr>
            </w:pPr>
            <w:del w:id="4" w:author="Maximiliano Rodriguez Takahashi" w:date="2015-05-16T17:31:00Z">
              <w:r w:rsidRPr="00C663C7" w:rsidDel="00F932C5">
                <w:rPr>
                  <w:rFonts w:ascii="Arial" w:eastAsia="Arial" w:hAnsi="Arial" w:cs="Arial"/>
                  <w:color w:val="auto"/>
                  <w:sz w:val="22"/>
                </w:rPr>
                <w:delText>Técnica</w:delText>
              </w:r>
            </w:del>
          </w:p>
          <w:p w:rsidR="003E1AD1" w:rsidRPr="00C663C7" w:rsidDel="00F932C5" w:rsidRDefault="00C910AF">
            <w:pPr>
              <w:numPr>
                <w:ilvl w:val="1"/>
                <w:numId w:val="1"/>
              </w:numPr>
              <w:ind w:firstLine="1080"/>
              <w:rPr>
                <w:del w:id="5" w:author="Maximiliano Rodriguez Takahashi" w:date="2015-05-16T17:31:00Z"/>
                <w:rFonts w:ascii="Arial" w:eastAsia="Arial" w:hAnsi="Arial" w:cs="Arial"/>
                <w:color w:val="auto"/>
                <w:sz w:val="22"/>
              </w:rPr>
            </w:pPr>
            <w:del w:id="6" w:author="Maximiliano Rodriguez Takahashi" w:date="2015-05-16T17:31:00Z">
              <w:r w:rsidRPr="00C663C7" w:rsidDel="00F932C5">
                <w:rPr>
                  <w:rFonts w:ascii="Arial" w:eastAsia="Arial" w:hAnsi="Arial" w:cs="Arial"/>
                  <w:color w:val="auto"/>
                  <w:sz w:val="22"/>
                </w:rPr>
                <w:delText>operativa</w:delText>
              </w:r>
            </w:del>
          </w:p>
          <w:p w:rsidR="003E1AD1" w:rsidRPr="00C663C7" w:rsidDel="00F932C5" w:rsidRDefault="00C910AF">
            <w:pPr>
              <w:numPr>
                <w:ilvl w:val="1"/>
                <w:numId w:val="1"/>
              </w:numPr>
              <w:ind w:firstLine="1080"/>
              <w:rPr>
                <w:del w:id="7" w:author="Maximiliano Rodriguez Takahashi" w:date="2015-05-16T17:31:00Z"/>
                <w:rFonts w:ascii="Arial" w:eastAsia="Arial" w:hAnsi="Arial" w:cs="Arial"/>
                <w:color w:val="auto"/>
                <w:sz w:val="22"/>
              </w:rPr>
            </w:pPr>
            <w:del w:id="8" w:author="Maximiliano Rodriguez Takahashi" w:date="2015-05-16T17:31:00Z">
              <w:r w:rsidRPr="00C663C7" w:rsidDel="00F932C5">
                <w:rPr>
                  <w:rFonts w:ascii="Arial" w:eastAsia="Arial" w:hAnsi="Arial" w:cs="Arial"/>
                  <w:color w:val="auto"/>
                  <w:sz w:val="22"/>
                </w:rPr>
                <w:delText>económica</w:delText>
              </w:r>
            </w:del>
          </w:p>
          <w:p w:rsidR="003E1AD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Gestión</w:t>
            </w:r>
            <w:r w:rsidR="00C910AF" w:rsidRPr="00C663C7">
              <w:rPr>
                <w:rFonts w:ascii="Arial" w:eastAsia="Arial" w:hAnsi="Arial" w:cs="Arial"/>
                <w:color w:val="auto"/>
                <w:sz w:val="22"/>
              </w:rPr>
              <w:t xml:space="preserve"> de riesgos</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PERT</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tareas</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riesgos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Gantt</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Matriz de roles y responsabilidades </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comunicaciones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habilidades y competencias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Cierre de proyecto</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Lecciones aprendidas</w:t>
            </w:r>
          </w:p>
          <w:p w:rsidR="003E1AD1" w:rsidRPr="00C663C7" w:rsidRDefault="003E1AD1">
            <w:pPr>
              <w:rPr>
                <w:rFonts w:ascii="Arial" w:eastAsia="Arial" w:hAnsi="Arial" w:cs="Arial"/>
                <w:color w:val="auto"/>
                <w:sz w:val="22"/>
              </w:rPr>
            </w:pPr>
          </w:p>
          <w:p w:rsidR="003E1AD1" w:rsidRPr="00C663C7" w:rsidRDefault="00C910AF">
            <w:pPr>
              <w:numPr>
                <w:ilvl w:val="0"/>
                <w:numId w:val="1"/>
              </w:numPr>
              <w:ind w:hanging="360"/>
              <w:rPr>
                <w:rFonts w:ascii="Arial" w:eastAsia="Arial" w:hAnsi="Arial" w:cs="Arial"/>
                <w:color w:val="auto"/>
                <w:sz w:val="22"/>
              </w:rPr>
            </w:pPr>
            <w:r w:rsidRPr="00C663C7">
              <w:rPr>
                <w:rFonts w:ascii="Arial" w:eastAsia="Arial" w:hAnsi="Arial" w:cs="Arial"/>
                <w:color w:val="auto"/>
                <w:sz w:val="22"/>
              </w:rPr>
              <w:t>Documentación del producto</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Diagrama de entidad-relación</w:t>
            </w:r>
          </w:p>
          <w:p w:rsidR="003E1AD1" w:rsidRPr="00C663C7" w:rsidRDefault="00C910AF"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Documento de arquitectura</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Maqueta del </w:t>
            </w:r>
            <w:proofErr w:type="spellStart"/>
            <w:r w:rsidRPr="00C663C7">
              <w:rPr>
                <w:rFonts w:ascii="Arial" w:eastAsia="Arial" w:hAnsi="Arial" w:cs="Arial"/>
                <w:color w:val="auto"/>
                <w:sz w:val="22"/>
              </w:rPr>
              <w:t>front-end</w:t>
            </w:r>
            <w:proofErr w:type="spellEnd"/>
          </w:p>
          <w:p w:rsidR="0070040B"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Especificaciones</w:t>
            </w:r>
            <w:r w:rsidR="0070040B" w:rsidRPr="00C663C7">
              <w:rPr>
                <w:rFonts w:ascii="Arial" w:eastAsia="Arial" w:hAnsi="Arial" w:cs="Arial"/>
                <w:color w:val="auto"/>
                <w:sz w:val="22"/>
              </w:rPr>
              <w:t xml:space="preserve"> de la base de datos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Casos de prueba</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Plan de pruebas</w:t>
            </w:r>
          </w:p>
          <w:p w:rsidR="003E1AD1" w:rsidRDefault="00C910AF">
            <w:pPr>
              <w:numPr>
                <w:ilvl w:val="0"/>
                <w:numId w:val="1"/>
              </w:numPr>
              <w:ind w:firstLine="360"/>
            </w:pPr>
            <w:r>
              <w:rPr>
                <w:rFonts w:ascii="Arial" w:eastAsia="Arial" w:hAnsi="Arial" w:cs="Arial"/>
                <w:sz w:val="22"/>
              </w:rPr>
              <w:t>Documento de casos de uso</w:t>
            </w:r>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lastRenderedPageBreak/>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Pr="00DC0D93" w:rsidRDefault="00C910AF" w:rsidP="00BB2595">
            <w:pPr>
              <w:rPr>
                <w:rFonts w:ascii="Arial" w:hAnsi="Arial" w:cs="Arial"/>
                <w:sz w:val="22"/>
                <w:szCs w:val="22"/>
              </w:rPr>
            </w:pPr>
            <w:r>
              <w:rPr>
                <w:color w:val="FF0000"/>
              </w:rPr>
              <w:br/>
            </w:r>
            <w:r w:rsidR="00DC0D93" w:rsidRPr="00DC0D93">
              <w:rPr>
                <w:rFonts w:ascii="Arial" w:hAnsi="Arial" w:cs="Arial"/>
                <w:color w:val="auto"/>
                <w:sz w:val="22"/>
                <w:szCs w:val="22"/>
              </w:rPr>
              <w:t>Se estima un esfuerzo de aproximadamente 1.400 horas hombre para la finalización de todos los entregables.</w:t>
            </w:r>
            <w:r w:rsidRPr="00DC0D93">
              <w:rPr>
                <w:rFonts w:ascii="Arial" w:hAnsi="Arial" w:cs="Arial"/>
                <w:color w:val="FF0000"/>
                <w:sz w:val="22"/>
                <w:szCs w:val="22"/>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9" w:name="h.gjdgxs"/>
      <w:bookmarkEnd w:id="9"/>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039" w:rsidRDefault="001A1039">
      <w:r>
        <w:separator/>
      </w:r>
    </w:p>
  </w:endnote>
  <w:endnote w:type="continuationSeparator" w:id="0">
    <w:p w:rsidR="001A1039" w:rsidRDefault="001A1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DC0D93">
      <w:rPr>
        <w:noProof/>
      </w:rPr>
      <w:t>8</w:t>
    </w:r>
    <w:r>
      <w:fldChar w:fldCharType="end"/>
    </w:r>
    <w:r>
      <w:rPr>
        <w:sz w:val="20"/>
      </w:rPr>
      <w:t xml:space="preserve"> de </w:t>
    </w:r>
    <w:r>
      <w:rPr>
        <w:sz w:val="20"/>
      </w:rPr>
      <w:fldChar w:fldCharType="begin"/>
    </w:r>
    <w:r>
      <w:instrText>NUMPAGES</w:instrText>
    </w:r>
    <w:r>
      <w:fldChar w:fldCharType="separate"/>
    </w:r>
    <w:r w:rsidR="00DC0D93">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039" w:rsidRDefault="001A1039">
      <w:r>
        <w:separator/>
      </w:r>
    </w:p>
  </w:footnote>
  <w:footnote w:type="continuationSeparator" w:id="0">
    <w:p w:rsidR="001A1039" w:rsidRDefault="001A10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rPr>
            <w:drawing>
              <wp:inline distT="114300" distB="114300" distL="114300" distR="114300" wp14:anchorId="7FA1A414" wp14:editId="77209E68">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493642928"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D9182B" w:rsidP="003549D9">
          <w:pPr>
            <w:widowControl w:val="0"/>
            <w:jc w:val="center"/>
          </w:pPr>
          <w:r>
            <w:rPr>
              <w:rFonts w:ascii="Arial" w:eastAsia="Arial" w:hAnsi="Arial" w:cs="Arial"/>
              <w:b/>
              <w:sz w:val="20"/>
            </w:rPr>
            <w:t>5</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168FC" w:rsidP="006168FC">
          <w:pPr>
            <w:widowControl w:val="0"/>
            <w:jc w:val="center"/>
          </w:pPr>
          <w:r>
            <w:rPr>
              <w:rFonts w:ascii="Arial" w:eastAsia="Arial" w:hAnsi="Arial" w:cs="Arial"/>
              <w:b/>
              <w:sz w:val="20"/>
            </w:rPr>
            <w:t>13</w:t>
          </w:r>
          <w:r w:rsidR="00C910AF">
            <w:rPr>
              <w:rFonts w:ascii="Arial" w:eastAsia="Arial" w:hAnsi="Arial" w:cs="Arial"/>
              <w:b/>
              <w:sz w:val="20"/>
            </w:rPr>
            <w:t>/</w:t>
          </w:r>
          <w:r>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o Rodriguez Takahashi">
    <w15:presenceInfo w15:providerId="AD" w15:userId="S-1-5-21-1748953664-3518455533-2714477346-1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1A1039"/>
    <w:rsid w:val="002712D4"/>
    <w:rsid w:val="002C7911"/>
    <w:rsid w:val="002E32A0"/>
    <w:rsid w:val="003549D9"/>
    <w:rsid w:val="003E1AD1"/>
    <w:rsid w:val="006168FC"/>
    <w:rsid w:val="006E3194"/>
    <w:rsid w:val="0070040B"/>
    <w:rsid w:val="007C7074"/>
    <w:rsid w:val="00835C42"/>
    <w:rsid w:val="00A0591C"/>
    <w:rsid w:val="00B327F1"/>
    <w:rsid w:val="00B954A5"/>
    <w:rsid w:val="00B970A2"/>
    <w:rsid w:val="00BB2595"/>
    <w:rsid w:val="00C367FA"/>
    <w:rsid w:val="00C64596"/>
    <w:rsid w:val="00C663C7"/>
    <w:rsid w:val="00C910AF"/>
    <w:rsid w:val="00CD4B5C"/>
    <w:rsid w:val="00D9182B"/>
    <w:rsid w:val="00D92692"/>
    <w:rsid w:val="00DC0D93"/>
    <w:rsid w:val="00F932C5"/>
    <w:rsid w:val="00FB3A26"/>
    <w:rsid w:val="00FE3E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B14E85-0B01-4373-A040-DB40B4047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EncabezadoCar">
    <w:name w:val="Encabezado Car"/>
    <w:basedOn w:val="Fuentedeprrafopredeter"/>
    <w:link w:val="Encabezado"/>
    <w:uiPriority w:val="99"/>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Encabezado">
    <w:name w:val="header"/>
    <w:basedOn w:val="Normal"/>
    <w:next w:val="Cuerpodetexto"/>
    <w:link w:val="EncabezadoC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tulo">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2894</TotalTime>
  <Pages>8</Pages>
  <Words>1245</Words>
  <Characters>6851</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cp:lastModifiedBy>
  <cp:revision>25</cp:revision>
  <dcterms:created xsi:type="dcterms:W3CDTF">2015-05-01T17:38:00Z</dcterms:created>
  <dcterms:modified xsi:type="dcterms:W3CDTF">2015-05-20T19:02:00Z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