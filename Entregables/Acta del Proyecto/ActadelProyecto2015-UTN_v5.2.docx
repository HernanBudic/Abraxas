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1AD1" w:rsidRDefault="003E1AD1" w:rsidP="00BB2595">
      <w:pPr>
        <w:ind w:left="720" w:hanging="720"/>
      </w:pPr>
    </w:p>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Croci,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Budic,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shd w:val="clear" w:color="auto" w:fill="FFFFFF"/>
              </w:rPr>
              <w:t>Rodriguez,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Tiberti,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Casuseslu, Ing. Nicolás Rodriguez</w:t>
      </w:r>
    </w:p>
    <w:p w:rsidR="003E1AD1" w:rsidRDefault="00C910AF">
      <w:pPr>
        <w:jc w:val="both"/>
      </w:pPr>
      <w:r>
        <w:rPr>
          <w:rFonts w:ascii="Arial" w:eastAsia="Arial" w:hAnsi="Arial" w:cs="Arial"/>
          <w:b/>
          <w:i/>
          <w:sz w:val="22"/>
        </w:rPr>
        <w:t xml:space="preserve">Controller: </w:t>
      </w:r>
      <w:r>
        <w:rPr>
          <w:rFonts w:ascii="Arial" w:eastAsia="Arial" w:hAnsi="Arial" w:cs="Arial"/>
          <w:i/>
          <w:sz w:val="22"/>
        </w:rPr>
        <w:t>Ing. Gabriela Salem</w:t>
      </w:r>
    </w:p>
    <w:p w:rsidR="003E1AD1" w:rsidRDefault="00C910AF">
      <w:r>
        <w:br w:type="page"/>
      </w:r>
    </w:p>
    <w:p w:rsidR="003E1AD1" w:rsidRDefault="00C910AF">
      <w:pPr>
        <w:spacing w:before="240" w:after="60"/>
        <w:jc w:val="center"/>
      </w:pPr>
      <w:r>
        <w:rPr>
          <w:rFonts w:ascii="Arial" w:eastAsia="Arial" w:hAnsi="Arial" w:cs="Arial"/>
          <w:b/>
          <w:sz w:val="32"/>
        </w:rPr>
        <w:lastRenderedPageBreak/>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3E1AD1" w:rsidTr="00C645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Autor</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Tiberti, Franco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Budic,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Rodriguez,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Budic,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“tester”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Rodriguez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3549D9">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Budic,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rPr>
                <w:rFonts w:ascii="Arial" w:hAnsi="Arial"/>
                <w:sz w:val="22"/>
                <w:szCs w:val="22"/>
              </w:rPr>
            </w:pPr>
            <w:r>
              <w:rPr>
                <w:rFonts w:ascii="Arial" w:hAnsi="Arial"/>
                <w:sz w:val="22"/>
                <w:szCs w:val="22"/>
              </w:rPr>
              <w:t xml:space="preserve">Modificación resumen ejecutivo. </w:t>
            </w:r>
            <w:r w:rsidR="00DC0D93">
              <w:rPr>
                <w:rFonts w:ascii="Arial" w:hAnsi="Arial"/>
                <w:sz w:val="22"/>
                <w:szCs w:val="22"/>
              </w:rPr>
              <w:t>I</w:t>
            </w:r>
            <w:r>
              <w:rPr>
                <w:rFonts w:ascii="Arial" w:hAnsi="Arial"/>
                <w:sz w:val="22"/>
                <w:szCs w:val="22"/>
              </w:rPr>
              <w:t>teraciones.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rPr>
                <w:rFonts w:ascii="Arial" w:hAnsi="Arial"/>
                <w:sz w:val="22"/>
                <w:szCs w:val="22"/>
              </w:rPr>
            </w:pPr>
            <w:r>
              <w:rPr>
                <w:rFonts w:ascii="Arial" w:hAnsi="Arial"/>
                <w:sz w:val="22"/>
                <w:szCs w:val="22"/>
              </w:rPr>
              <w:t>Croci, Federico Nicolas</w:t>
            </w:r>
          </w:p>
        </w:tc>
      </w:tr>
      <w:tr w:rsidR="00D9182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9182B" w:rsidRDefault="003549D9">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rsidP="00D9182B">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9182B" w:rsidRDefault="00D9182B">
            <w:pPr>
              <w:widowControl w:val="0"/>
              <w:spacing w:before="40" w:after="40" w:line="288" w:lineRule="auto"/>
              <w:rPr>
                <w:rFonts w:ascii="Arial" w:hAnsi="Arial"/>
                <w:sz w:val="22"/>
                <w:szCs w:val="22"/>
              </w:rPr>
            </w:pPr>
            <w:r>
              <w:rPr>
                <w:rFonts w:ascii="Arial" w:hAnsi="Arial"/>
                <w:sz w:val="22"/>
                <w:szCs w:val="22"/>
              </w:rPr>
              <w:t>Budic, Hernán</w:t>
            </w:r>
          </w:p>
        </w:tc>
      </w:tr>
      <w:tr w:rsidR="00C64596"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C64596" w:rsidRDefault="003549D9">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C64596" w:rsidRDefault="00DC0D93" w:rsidP="00F932C5">
            <w:pPr>
              <w:widowControl w:val="0"/>
              <w:spacing w:before="40" w:after="40" w:line="288" w:lineRule="auto"/>
              <w:rPr>
                <w:rFonts w:ascii="Arial" w:hAnsi="Arial"/>
                <w:sz w:val="22"/>
                <w:szCs w:val="22"/>
              </w:rPr>
            </w:pPr>
            <w:r>
              <w:rPr>
                <w:rFonts w:ascii="Arial" w:hAnsi="Arial"/>
                <w:sz w:val="22"/>
                <w:szCs w:val="22"/>
              </w:rPr>
              <w:t>Inserción</w:t>
            </w:r>
            <w:r w:rsidR="00C64596">
              <w:rPr>
                <w:rFonts w:ascii="Arial" w:hAnsi="Arial"/>
                <w:sz w:val="22"/>
                <w:szCs w:val="22"/>
              </w:rPr>
              <w:t xml:space="preserve"> </w:t>
            </w:r>
            <w:r w:rsidR="00F932C5">
              <w:rPr>
                <w:rFonts w:ascii="Arial" w:hAnsi="Arial"/>
                <w:sz w:val="22"/>
                <w:szCs w:val="22"/>
              </w:rPr>
              <w:t xml:space="preserve">y baja </w:t>
            </w:r>
            <w:r w:rsidR="00C64596">
              <w:rPr>
                <w:rFonts w:ascii="Arial" w:hAnsi="Arial"/>
                <w:sz w:val="22"/>
                <w:szCs w:val="22"/>
              </w:rPr>
              <w:t>de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C64596" w:rsidRDefault="00C64596">
            <w:pPr>
              <w:widowControl w:val="0"/>
              <w:spacing w:before="40" w:after="40" w:line="288" w:lineRule="auto"/>
              <w:rPr>
                <w:rFonts w:ascii="Arial" w:hAnsi="Arial"/>
                <w:sz w:val="22"/>
                <w:szCs w:val="22"/>
              </w:rPr>
            </w:pPr>
            <w:r>
              <w:rPr>
                <w:rFonts w:ascii="Arial" w:hAnsi="Arial"/>
                <w:sz w:val="22"/>
                <w:szCs w:val="22"/>
              </w:rPr>
              <w:t>Rodriguez, Maximiliano</w:t>
            </w:r>
          </w:p>
        </w:tc>
      </w:tr>
      <w:tr w:rsidR="006A5BC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pPr>
              <w:widowControl w:val="0"/>
              <w:spacing w:before="40" w:after="40" w:line="288" w:lineRule="auto"/>
              <w:jc w:val="center"/>
              <w:rPr>
                <w:rFonts w:ascii="Arial" w:hAnsi="Arial"/>
                <w:sz w:val="22"/>
                <w:szCs w:val="22"/>
              </w:rPr>
            </w:pPr>
            <w:r>
              <w:rPr>
                <w:rFonts w:ascii="Arial" w:hAnsi="Arial"/>
                <w:sz w:val="22"/>
                <w:szCs w:val="22"/>
              </w:rPr>
              <w:lastRenderedPageBreak/>
              <w:t>20/5/2015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pPr>
              <w:widowControl w:val="0"/>
              <w:spacing w:before="40" w:after="40" w:line="288" w:lineRule="auto"/>
              <w:jc w:val="center"/>
              <w:rPr>
                <w:rFonts w:ascii="Arial" w:hAnsi="Arial"/>
                <w:sz w:val="22"/>
                <w:szCs w:val="22"/>
              </w:rPr>
            </w:pPr>
            <w:r>
              <w:rPr>
                <w:rFonts w:ascii="Arial" w:hAnsi="Arial"/>
                <w:sz w:val="22"/>
                <w:szCs w:val="22"/>
              </w:rPr>
              <w:t>5.1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rsidP="00F932C5">
            <w:pPr>
              <w:widowControl w:val="0"/>
              <w:spacing w:before="40" w:after="40" w:line="288" w:lineRule="auto"/>
              <w:rPr>
                <w:rFonts w:ascii="Arial" w:hAnsi="Arial"/>
                <w:sz w:val="22"/>
                <w:szCs w:val="22"/>
              </w:rPr>
            </w:pPr>
            <w:r>
              <w:rPr>
                <w:rFonts w:ascii="Arial" w:hAnsi="Arial"/>
                <w:sz w:val="22"/>
                <w:szCs w:val="22"/>
              </w:rPr>
              <w:t>Se agregó una estimación del presupuesto.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6A5BCB" w:rsidRDefault="006A5BCB">
            <w:pPr>
              <w:widowControl w:val="0"/>
              <w:spacing w:before="40" w:after="40" w:line="288" w:lineRule="auto"/>
              <w:rPr>
                <w:rFonts w:ascii="Arial" w:hAnsi="Arial"/>
                <w:sz w:val="22"/>
                <w:szCs w:val="22"/>
              </w:rPr>
            </w:pPr>
            <w:r>
              <w:rPr>
                <w:rFonts w:ascii="Arial" w:hAnsi="Arial"/>
                <w:sz w:val="22"/>
                <w:szCs w:val="22"/>
              </w:rPr>
              <w:t>Croci, Federico Nicolas</w:t>
            </w:r>
          </w:p>
        </w:tc>
      </w:tr>
      <w:tr w:rsidR="00E4017E"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E4017E" w:rsidRDefault="00E4017E">
            <w:pPr>
              <w:widowControl w:val="0"/>
              <w:spacing w:before="40" w:after="40" w:line="288" w:lineRule="auto"/>
              <w:jc w:val="center"/>
              <w:rPr>
                <w:rFonts w:ascii="Arial" w:hAnsi="Arial"/>
                <w:sz w:val="22"/>
                <w:szCs w:val="22"/>
              </w:rPr>
            </w:pPr>
            <w:r>
              <w:rPr>
                <w:rFonts w:ascii="Arial" w:hAnsi="Arial"/>
                <w:sz w:val="22"/>
                <w:szCs w:val="22"/>
              </w:rPr>
              <w:t>31/10/2015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E4017E" w:rsidRDefault="00E4017E">
            <w:pPr>
              <w:widowControl w:val="0"/>
              <w:spacing w:before="40" w:after="40" w:line="288" w:lineRule="auto"/>
              <w:jc w:val="center"/>
              <w:rPr>
                <w:rFonts w:ascii="Arial" w:hAnsi="Arial"/>
                <w:sz w:val="22"/>
                <w:szCs w:val="22"/>
              </w:rPr>
            </w:pPr>
            <w:r>
              <w:rPr>
                <w:rFonts w:ascii="Arial" w:hAnsi="Arial"/>
                <w:sz w:val="22"/>
                <w:szCs w:val="22"/>
              </w:rPr>
              <w:t>5.2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E4017E" w:rsidRDefault="00E4017E" w:rsidP="00F932C5">
            <w:pPr>
              <w:widowControl w:val="0"/>
              <w:spacing w:before="40" w:after="40" w:line="288" w:lineRule="auto"/>
              <w:rPr>
                <w:rFonts w:ascii="Arial" w:hAnsi="Arial"/>
                <w:sz w:val="22"/>
                <w:szCs w:val="22"/>
              </w:rPr>
            </w:pPr>
            <w:r>
              <w:rPr>
                <w:rFonts w:ascii="Arial" w:hAnsi="Arial"/>
                <w:sz w:val="22"/>
                <w:szCs w:val="22"/>
              </w:rPr>
              <w:t>Se actualizaron los entregables realizados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E4017E" w:rsidRDefault="00E4017E">
            <w:pPr>
              <w:widowControl w:val="0"/>
              <w:spacing w:before="40" w:after="40" w:line="288" w:lineRule="auto"/>
              <w:rPr>
                <w:rFonts w:ascii="Arial" w:hAnsi="Arial"/>
                <w:sz w:val="22"/>
                <w:szCs w:val="22"/>
              </w:rPr>
            </w:pPr>
            <w:r>
              <w:rPr>
                <w:rFonts w:ascii="Arial" w:hAnsi="Arial"/>
                <w:sz w:val="22"/>
                <w:szCs w:val="22"/>
              </w:rPr>
              <w:t>Franco Tiberti</w:t>
            </w:r>
          </w:p>
        </w:tc>
      </w:tr>
    </w:tbl>
    <w:p w:rsidR="00282329" w:rsidRDefault="00282329">
      <w:pPr>
        <w:jc w:val="center"/>
        <w:rPr>
          <w:rFonts w:ascii="Arial" w:eastAsia="Arial" w:hAnsi="Arial" w:cs="Arial"/>
          <w:b/>
          <w:sz w:val="32"/>
        </w:rPr>
      </w:pPr>
      <w:bookmarkStart w:id="0" w:name="_GoBack"/>
      <w:bookmarkEnd w:id="0"/>
    </w:p>
    <w:p w:rsidR="003E1AD1" w:rsidRDefault="00C910AF">
      <w:pPr>
        <w:jc w:val="center"/>
      </w:pPr>
      <w:r>
        <w:rPr>
          <w:rFonts w:ascii="Arial" w:eastAsia="Arial" w:hAnsi="Arial" w:cs="Arial"/>
          <w:b/>
          <w:sz w:val="32"/>
        </w:rPr>
        <w:t>Acta del Proyecto</w:t>
      </w:r>
    </w:p>
    <w:p w:rsidR="003E1AD1" w:rsidRDefault="003E1AD1">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Título del Proyecto:</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pStyle w:val="Encabezado2"/>
              <w:tabs>
                <w:tab w:val="left" w:pos="2790"/>
                <w:tab w:val="center" w:pos="5122"/>
              </w:tabs>
              <w:spacing w:after="120"/>
              <w:ind w:firstLine="0"/>
            </w:pPr>
            <w:r>
              <w:rPr>
                <w:i w:val="0"/>
                <w:sz w:val="22"/>
              </w:rPr>
              <w:t>AsociateYa.com</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 xml:space="preserve">Sumario Ejecutivo: </w:t>
            </w:r>
          </w:p>
        </w:tc>
      </w:tr>
      <w:tr w:rsidR="003E1AD1">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 xml:space="preserve">           Son muchas las situaciones en donde los emprendedores chicos no son capaces de cumplir las condiciones establecidas por los bancos para conseguir fondos para sus proyectos. AsociateYa apunta a satisfacer esta necesidad, brindándoles a los emprendedores la oportunidad de captar dichos fondos en forma masiva para ayudarlos a llevar a cabo sus emprendimientos. </w:t>
            </w:r>
          </w:p>
          <w:p w:rsidR="003E1AD1" w:rsidRDefault="003E1AD1"/>
          <w:p w:rsidR="003E1AD1" w:rsidRDefault="00C910AF">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3E1AD1" w:rsidRDefault="003E1AD1"/>
          <w:p w:rsidR="003E1AD1" w:rsidRDefault="00C910AF">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3E1AD1" w:rsidRDefault="003E1AD1"/>
          <w:p w:rsidR="003E1AD1" w:rsidRDefault="00C910AF">
            <w:r>
              <w:rPr>
                <w:rFonts w:ascii="Arial" w:eastAsia="Arial" w:hAnsi="Arial" w:cs="Arial"/>
                <w:sz w:val="22"/>
              </w:rPr>
              <w:t xml:space="preserve">           Si bien actualmente existen varias páginas de crowdfounding que brindan un servicio similar, AsociateYa planea destacarse de sus competidores por su simplicidad y facilidad a la hora de realizar las transacciones, así como por sus bajas comisiones, brindado mayor accesibilidad para los emprendedores más chicos.</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3E1AD1" w:rsidRDefault="003E1AD1">
            <w:pPr>
              <w:ind w:left="720"/>
            </w:pPr>
          </w:p>
          <w:p w:rsidR="003E1AD1" w:rsidRDefault="00C910AF">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Objetivos del Producto</w:t>
            </w:r>
          </w:p>
        </w:tc>
      </w:tr>
      <w:tr w:rsidR="003E1AD1">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3E1AD1" w:rsidRDefault="00C910AF">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Entregables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1"/>
              </w:numPr>
              <w:ind w:hanging="360"/>
            </w:pPr>
            <w:r>
              <w:rPr>
                <w:rFonts w:ascii="Arial" w:eastAsia="Arial" w:hAnsi="Arial" w:cs="Arial"/>
                <w:sz w:val="22"/>
              </w:rPr>
              <w:t>Aplicación</w:t>
            </w:r>
          </w:p>
          <w:p w:rsidR="003E1AD1" w:rsidRDefault="00C910AF">
            <w:pPr>
              <w:numPr>
                <w:ilvl w:val="0"/>
                <w:numId w:val="1"/>
              </w:numPr>
              <w:ind w:firstLine="360"/>
            </w:pPr>
            <w:r>
              <w:rPr>
                <w:rFonts w:ascii="Arial" w:eastAsia="Arial" w:hAnsi="Arial" w:cs="Arial"/>
                <w:sz w:val="22"/>
              </w:rPr>
              <w:t>Primera iteración:</w:t>
            </w:r>
            <w:r w:rsidR="002C7911">
              <w:rPr>
                <w:rFonts w:ascii="Arial" w:eastAsia="Arial" w:hAnsi="Arial" w:cs="Arial"/>
                <w:sz w:val="22"/>
              </w:rPr>
              <w:t xml:space="preserve"> código fuente del </w:t>
            </w:r>
            <w:r>
              <w:rPr>
                <w:rFonts w:ascii="Arial" w:eastAsia="Arial" w:hAnsi="Arial" w:cs="Arial"/>
                <w:sz w:val="22"/>
              </w:rPr>
              <w:t>front-end</w:t>
            </w:r>
            <w:r w:rsidR="002C7911">
              <w:rPr>
                <w:rFonts w:ascii="Arial" w:eastAsia="Arial" w:hAnsi="Arial" w:cs="Arial"/>
                <w:sz w:val="22"/>
              </w:rPr>
              <w:t>.</w:t>
            </w:r>
          </w:p>
          <w:p w:rsidR="003E1AD1" w:rsidRPr="00D9182B" w:rsidRDefault="00C910AF">
            <w:pPr>
              <w:numPr>
                <w:ilvl w:val="0"/>
                <w:numId w:val="1"/>
              </w:numPr>
              <w:ind w:firstLine="360"/>
              <w:rPr>
                <w:rFonts w:ascii="Arial" w:eastAsia="Arial" w:hAnsi="Arial" w:cs="Arial"/>
                <w:sz w:val="22"/>
              </w:rPr>
            </w:pPr>
            <w:r>
              <w:rPr>
                <w:rFonts w:ascii="Arial" w:eastAsia="Arial" w:hAnsi="Arial" w:cs="Arial"/>
                <w:sz w:val="22"/>
              </w:rPr>
              <w:t xml:space="preserve">Segunda iteración: </w:t>
            </w:r>
            <w:r w:rsidR="002C7911" w:rsidRPr="00D9182B">
              <w:rPr>
                <w:rFonts w:ascii="Arial" w:eastAsia="Arial" w:hAnsi="Arial" w:cs="Arial"/>
                <w:sz w:val="22"/>
              </w:rPr>
              <w:t>Script de base de datos</w:t>
            </w:r>
            <w:r w:rsidR="002C7911">
              <w:rPr>
                <w:rFonts w:ascii="Arial" w:eastAsia="Arial" w:hAnsi="Arial" w:cs="Arial"/>
                <w:sz w:val="22"/>
              </w:rPr>
              <w:t xml:space="preserve">. </w:t>
            </w:r>
            <w:r>
              <w:rPr>
                <w:rFonts w:ascii="Arial" w:eastAsia="Arial" w:hAnsi="Arial" w:cs="Arial"/>
                <w:sz w:val="22"/>
              </w:rPr>
              <w:t>Definiciones de la estructuras de</w:t>
            </w:r>
            <w:r w:rsidR="002C7911">
              <w:rPr>
                <w:rFonts w:ascii="Arial" w:eastAsia="Arial" w:hAnsi="Arial" w:cs="Arial"/>
                <w:sz w:val="22"/>
              </w:rPr>
              <w:t xml:space="preserve"> datos y políticas de integridad</w:t>
            </w:r>
            <w:r>
              <w:rPr>
                <w:rFonts w:ascii="Arial" w:eastAsia="Arial" w:hAnsi="Arial" w:cs="Arial"/>
                <w:sz w:val="22"/>
              </w:rPr>
              <w:t>.</w:t>
            </w:r>
          </w:p>
          <w:p w:rsidR="003E1AD1" w:rsidRDefault="00C910AF">
            <w:pPr>
              <w:numPr>
                <w:ilvl w:val="0"/>
                <w:numId w:val="1"/>
              </w:numPr>
              <w:ind w:firstLine="360"/>
            </w:pPr>
            <w:r>
              <w:rPr>
                <w:rFonts w:ascii="Arial" w:eastAsia="Arial" w:hAnsi="Arial" w:cs="Arial"/>
                <w:sz w:val="22"/>
              </w:rPr>
              <w:t xml:space="preserve">Tercera iteración: </w:t>
            </w:r>
            <w:r w:rsidR="002C7911">
              <w:rPr>
                <w:rFonts w:ascii="Arial" w:eastAsia="Arial" w:hAnsi="Arial" w:cs="Arial"/>
                <w:sz w:val="22"/>
              </w:rPr>
              <w:t>código fuente del</w:t>
            </w:r>
            <w:r>
              <w:rPr>
                <w:rFonts w:ascii="Arial" w:eastAsia="Arial" w:hAnsi="Arial" w:cs="Arial"/>
                <w:sz w:val="22"/>
              </w:rPr>
              <w:t xml:space="preserve"> back-end</w:t>
            </w:r>
          </w:p>
          <w:p w:rsidR="003E1AD1" w:rsidRPr="00B954A5" w:rsidRDefault="00C910AF">
            <w:pPr>
              <w:numPr>
                <w:ilvl w:val="0"/>
                <w:numId w:val="1"/>
              </w:numPr>
              <w:ind w:firstLine="360"/>
              <w:rPr>
                <w:rFonts w:ascii="Arial" w:eastAsia="Arial" w:hAnsi="Arial" w:cs="Arial"/>
                <w:sz w:val="22"/>
              </w:rPr>
            </w:pPr>
            <w:r>
              <w:rPr>
                <w:rFonts w:ascii="Arial" w:eastAsia="Arial" w:hAnsi="Arial" w:cs="Arial"/>
                <w:sz w:val="22"/>
              </w:rPr>
              <w:t xml:space="preserve">Cuarta iteración: </w:t>
            </w:r>
            <w:r w:rsidR="002C7911">
              <w:rPr>
                <w:rFonts w:ascii="Arial" w:eastAsia="Arial" w:hAnsi="Arial" w:cs="Arial"/>
                <w:sz w:val="22"/>
              </w:rPr>
              <w:t>scripts del front-end, back-end y base de datos probados y corregidos.</w:t>
            </w:r>
            <w:r w:rsidR="00B954A5">
              <w:rPr>
                <w:rFonts w:ascii="Arial" w:eastAsia="Arial" w:hAnsi="Arial" w:cs="Arial"/>
                <w:sz w:val="22"/>
              </w:rPr>
              <w:t xml:space="preserve"> </w:t>
            </w:r>
            <w:r w:rsidR="00B954A5" w:rsidRPr="00B954A5">
              <w:rPr>
                <w:rFonts w:ascii="Arial" w:eastAsia="Arial" w:hAnsi="Arial" w:cs="Arial"/>
                <w:sz w:val="22"/>
              </w:rPr>
              <w:t>Manual de instalación de las aplicaciones y script de creación inicial.</w:t>
            </w:r>
          </w:p>
          <w:p w:rsidR="003E1AD1" w:rsidRPr="00B954A5" w:rsidRDefault="003E1AD1">
            <w:pPr>
              <w:rPr>
                <w:rFonts w:ascii="Arial" w:eastAsia="Arial" w:hAnsi="Arial" w:cs="Arial"/>
                <w:sz w:val="22"/>
              </w:rPr>
            </w:pPr>
          </w:p>
          <w:p w:rsidR="003E1AD1" w:rsidRPr="00B954A5" w:rsidRDefault="003E1AD1">
            <w:pPr>
              <w:rPr>
                <w:rFonts w:ascii="Arial" w:eastAsia="Arial" w:hAnsi="Arial" w:cs="Arial"/>
                <w:sz w:val="22"/>
              </w:rPr>
            </w:pPr>
          </w:p>
          <w:p w:rsidR="003E1AD1" w:rsidRPr="00E4017E" w:rsidRDefault="00C910AF">
            <w:pPr>
              <w:numPr>
                <w:ilvl w:val="0"/>
                <w:numId w:val="1"/>
              </w:numPr>
              <w:ind w:hanging="360"/>
              <w:rPr>
                <w:rFonts w:ascii="Arial" w:eastAsia="Arial" w:hAnsi="Arial" w:cs="Arial"/>
                <w:sz w:val="22"/>
              </w:rPr>
            </w:pPr>
            <w:r w:rsidRPr="00E4017E">
              <w:rPr>
                <w:rFonts w:ascii="Arial" w:eastAsia="Arial" w:hAnsi="Arial" w:cs="Arial"/>
                <w:sz w:val="22"/>
              </w:rPr>
              <w:t>Documentación de gestión</w:t>
            </w:r>
          </w:p>
          <w:p w:rsidR="00DB2D9F" w:rsidRPr="00E4017E" w:rsidRDefault="00C910AF" w:rsidP="00DB2D9F">
            <w:pPr>
              <w:numPr>
                <w:ilvl w:val="0"/>
                <w:numId w:val="1"/>
              </w:numPr>
              <w:ind w:firstLine="360"/>
              <w:rPr>
                <w:rFonts w:ascii="Arial" w:eastAsia="Arial" w:hAnsi="Arial" w:cs="Arial"/>
                <w:color w:val="auto"/>
                <w:sz w:val="22"/>
              </w:rPr>
            </w:pPr>
            <w:r w:rsidRPr="00E4017E">
              <w:rPr>
                <w:rFonts w:ascii="Arial" w:eastAsia="Arial" w:hAnsi="Arial" w:cs="Arial"/>
                <w:color w:val="auto"/>
                <w:sz w:val="22"/>
              </w:rPr>
              <w:t>WBS</w:t>
            </w:r>
          </w:p>
          <w:p w:rsidR="00D92692" w:rsidRPr="00E4017E" w:rsidRDefault="00D92692">
            <w:pPr>
              <w:numPr>
                <w:ilvl w:val="0"/>
                <w:numId w:val="1"/>
              </w:numPr>
              <w:ind w:firstLine="360"/>
              <w:rPr>
                <w:rFonts w:ascii="Arial" w:eastAsia="Arial" w:hAnsi="Arial" w:cs="Arial"/>
                <w:color w:val="auto"/>
                <w:sz w:val="22"/>
              </w:rPr>
            </w:pPr>
            <w:r w:rsidRPr="00E4017E">
              <w:rPr>
                <w:rFonts w:ascii="Arial" w:eastAsia="Arial" w:hAnsi="Arial" w:cs="Arial"/>
                <w:color w:val="auto"/>
                <w:sz w:val="22"/>
              </w:rPr>
              <w:t>Acta de proyecto</w:t>
            </w:r>
          </w:p>
          <w:p w:rsidR="003E1AD1" w:rsidRPr="00E4017E" w:rsidDel="00F932C5" w:rsidRDefault="00C910AF">
            <w:pPr>
              <w:numPr>
                <w:ilvl w:val="0"/>
                <w:numId w:val="1"/>
              </w:numPr>
              <w:ind w:firstLine="360"/>
              <w:rPr>
                <w:del w:id="1" w:author="Maximiliano Rodriguez Takahashi" w:date="2015-05-16T17:31:00Z"/>
                <w:rFonts w:ascii="Arial" w:eastAsia="Arial" w:hAnsi="Arial" w:cs="Arial"/>
                <w:color w:val="auto"/>
                <w:sz w:val="22"/>
              </w:rPr>
            </w:pPr>
            <w:del w:id="2" w:author="Maximiliano Rodriguez Takahashi" w:date="2015-05-16T17:31:00Z">
              <w:r w:rsidRPr="00E4017E" w:rsidDel="00F932C5">
                <w:rPr>
                  <w:rFonts w:ascii="Arial" w:eastAsia="Arial" w:hAnsi="Arial" w:cs="Arial"/>
                  <w:color w:val="auto"/>
                  <w:sz w:val="22"/>
                </w:rPr>
                <w:delText>Estudio de factibilidad</w:delText>
              </w:r>
            </w:del>
          </w:p>
          <w:p w:rsidR="003E1AD1" w:rsidRPr="00E4017E" w:rsidDel="00F932C5" w:rsidRDefault="00C910AF">
            <w:pPr>
              <w:numPr>
                <w:ilvl w:val="1"/>
                <w:numId w:val="1"/>
              </w:numPr>
              <w:ind w:firstLine="1080"/>
              <w:rPr>
                <w:del w:id="3" w:author="Maximiliano Rodriguez Takahashi" w:date="2015-05-16T17:31:00Z"/>
                <w:rFonts w:ascii="Arial" w:eastAsia="Arial" w:hAnsi="Arial" w:cs="Arial"/>
                <w:color w:val="auto"/>
                <w:sz w:val="22"/>
              </w:rPr>
            </w:pPr>
            <w:del w:id="4" w:author="Maximiliano Rodriguez Takahashi" w:date="2015-05-16T17:31:00Z">
              <w:r w:rsidRPr="00E4017E" w:rsidDel="00F932C5">
                <w:rPr>
                  <w:rFonts w:ascii="Arial" w:eastAsia="Arial" w:hAnsi="Arial" w:cs="Arial"/>
                  <w:color w:val="auto"/>
                  <w:sz w:val="22"/>
                </w:rPr>
                <w:delText>Técnica</w:delText>
              </w:r>
            </w:del>
          </w:p>
          <w:p w:rsidR="003E1AD1" w:rsidRPr="00E4017E" w:rsidDel="00F932C5" w:rsidRDefault="00C910AF">
            <w:pPr>
              <w:numPr>
                <w:ilvl w:val="1"/>
                <w:numId w:val="1"/>
              </w:numPr>
              <w:ind w:firstLine="1080"/>
              <w:rPr>
                <w:del w:id="5" w:author="Maximiliano Rodriguez Takahashi" w:date="2015-05-16T17:31:00Z"/>
                <w:rFonts w:ascii="Arial" w:eastAsia="Arial" w:hAnsi="Arial" w:cs="Arial"/>
                <w:color w:val="auto"/>
                <w:sz w:val="22"/>
              </w:rPr>
            </w:pPr>
            <w:del w:id="6" w:author="Maximiliano Rodriguez Takahashi" w:date="2015-05-16T17:31:00Z">
              <w:r w:rsidRPr="00E4017E" w:rsidDel="00F932C5">
                <w:rPr>
                  <w:rFonts w:ascii="Arial" w:eastAsia="Arial" w:hAnsi="Arial" w:cs="Arial"/>
                  <w:color w:val="auto"/>
                  <w:sz w:val="22"/>
                </w:rPr>
                <w:delText>operativa</w:delText>
              </w:r>
            </w:del>
          </w:p>
          <w:p w:rsidR="003E1AD1" w:rsidRPr="00E4017E" w:rsidDel="00F932C5" w:rsidRDefault="00C910AF">
            <w:pPr>
              <w:numPr>
                <w:ilvl w:val="1"/>
                <w:numId w:val="1"/>
              </w:numPr>
              <w:ind w:firstLine="1080"/>
              <w:rPr>
                <w:del w:id="7" w:author="Maximiliano Rodriguez Takahashi" w:date="2015-05-16T17:31:00Z"/>
                <w:rFonts w:ascii="Arial" w:eastAsia="Arial" w:hAnsi="Arial" w:cs="Arial"/>
                <w:color w:val="auto"/>
                <w:sz w:val="22"/>
              </w:rPr>
            </w:pPr>
            <w:del w:id="8" w:author="Maximiliano Rodriguez Takahashi" w:date="2015-05-16T17:31:00Z">
              <w:r w:rsidRPr="00E4017E" w:rsidDel="00F932C5">
                <w:rPr>
                  <w:rFonts w:ascii="Arial" w:eastAsia="Arial" w:hAnsi="Arial" w:cs="Arial"/>
                  <w:color w:val="auto"/>
                  <w:sz w:val="22"/>
                </w:rPr>
                <w:delText>económica</w:delText>
              </w:r>
            </w:del>
          </w:p>
          <w:p w:rsidR="00A0591C" w:rsidRPr="00E4017E" w:rsidRDefault="002C7911" w:rsidP="00E4017E">
            <w:pPr>
              <w:numPr>
                <w:ilvl w:val="0"/>
                <w:numId w:val="1"/>
              </w:numPr>
              <w:ind w:firstLine="360"/>
              <w:rPr>
                <w:rFonts w:ascii="Arial" w:eastAsia="Arial" w:hAnsi="Arial" w:cs="Arial"/>
                <w:color w:val="auto"/>
                <w:sz w:val="22"/>
              </w:rPr>
            </w:pPr>
            <w:r w:rsidRPr="00E4017E">
              <w:rPr>
                <w:rFonts w:ascii="Arial" w:eastAsia="Arial" w:hAnsi="Arial" w:cs="Arial"/>
                <w:color w:val="auto"/>
                <w:sz w:val="22"/>
              </w:rPr>
              <w:t>Gestión</w:t>
            </w:r>
            <w:r w:rsidR="00C910AF" w:rsidRPr="00E4017E">
              <w:rPr>
                <w:rFonts w:ascii="Arial" w:eastAsia="Arial" w:hAnsi="Arial" w:cs="Arial"/>
                <w:color w:val="auto"/>
                <w:sz w:val="22"/>
              </w:rPr>
              <w:t xml:space="preserve"> de riesgos</w:t>
            </w:r>
          </w:p>
          <w:p w:rsidR="00A0591C" w:rsidRPr="00E4017E" w:rsidRDefault="00A0591C">
            <w:pPr>
              <w:numPr>
                <w:ilvl w:val="0"/>
                <w:numId w:val="1"/>
              </w:numPr>
              <w:ind w:firstLine="360"/>
              <w:rPr>
                <w:rFonts w:ascii="Arial" w:eastAsia="Arial" w:hAnsi="Arial" w:cs="Arial"/>
                <w:color w:val="auto"/>
                <w:sz w:val="22"/>
              </w:rPr>
            </w:pPr>
            <w:r w:rsidRPr="00E4017E">
              <w:rPr>
                <w:rFonts w:ascii="Arial" w:eastAsia="Arial" w:hAnsi="Arial" w:cs="Arial"/>
                <w:color w:val="auto"/>
                <w:sz w:val="22"/>
              </w:rPr>
              <w:t>Tabla de tareas</w:t>
            </w:r>
          </w:p>
          <w:p w:rsidR="00B327F1" w:rsidRPr="00E4017E" w:rsidRDefault="00B327F1">
            <w:pPr>
              <w:numPr>
                <w:ilvl w:val="0"/>
                <w:numId w:val="1"/>
              </w:numPr>
              <w:ind w:firstLine="360"/>
              <w:rPr>
                <w:rFonts w:ascii="Arial" w:eastAsia="Arial" w:hAnsi="Arial" w:cs="Arial"/>
                <w:color w:val="auto"/>
                <w:sz w:val="22"/>
              </w:rPr>
            </w:pPr>
            <w:r w:rsidRPr="00E4017E">
              <w:rPr>
                <w:rFonts w:ascii="Arial" w:eastAsia="Arial" w:hAnsi="Arial" w:cs="Arial"/>
                <w:color w:val="auto"/>
                <w:sz w:val="22"/>
              </w:rPr>
              <w:t>Tabla de riesgos</w:t>
            </w:r>
          </w:p>
          <w:p w:rsidR="002C7911" w:rsidRPr="00E4017E" w:rsidRDefault="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Gantt</w:t>
            </w:r>
          </w:p>
          <w:p w:rsidR="00DB2D9F" w:rsidRPr="00E4017E" w:rsidRDefault="00DB2D9F">
            <w:pPr>
              <w:numPr>
                <w:ilvl w:val="0"/>
                <w:numId w:val="1"/>
              </w:numPr>
              <w:ind w:firstLine="360"/>
              <w:rPr>
                <w:rFonts w:ascii="Arial" w:eastAsia="Arial" w:hAnsi="Arial" w:cs="Arial"/>
                <w:color w:val="auto"/>
                <w:sz w:val="22"/>
              </w:rPr>
            </w:pPr>
            <w:r w:rsidRPr="00E4017E">
              <w:rPr>
                <w:rFonts w:ascii="Arial" w:eastAsia="Arial" w:hAnsi="Arial" w:cs="Arial"/>
                <w:color w:val="auto"/>
                <w:sz w:val="22"/>
              </w:rPr>
              <w:t>Organigrama</w:t>
            </w:r>
          </w:p>
          <w:p w:rsidR="006206DF" w:rsidRPr="00E4017E" w:rsidRDefault="006206DF">
            <w:pPr>
              <w:numPr>
                <w:ilvl w:val="0"/>
                <w:numId w:val="1"/>
              </w:numPr>
              <w:ind w:firstLine="360"/>
              <w:rPr>
                <w:rFonts w:ascii="Arial" w:eastAsia="Arial" w:hAnsi="Arial" w:cs="Arial"/>
                <w:color w:val="auto"/>
                <w:sz w:val="22"/>
              </w:rPr>
            </w:pPr>
            <w:r w:rsidRPr="00E4017E">
              <w:rPr>
                <w:rFonts w:ascii="Arial" w:eastAsia="Arial" w:hAnsi="Arial" w:cs="Arial"/>
                <w:color w:val="auto"/>
                <w:sz w:val="22"/>
              </w:rPr>
              <w:t>Plan de contingencia</w:t>
            </w:r>
          </w:p>
          <w:p w:rsidR="002C7911" w:rsidRPr="00E4017E" w:rsidRDefault="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 xml:space="preserve">Matriz de roles y responsabilidades </w:t>
            </w:r>
          </w:p>
          <w:p w:rsidR="002C7911" w:rsidRPr="00E4017E" w:rsidRDefault="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Matriz de comunicaciones</w:t>
            </w:r>
          </w:p>
          <w:p w:rsidR="002C7911" w:rsidRPr="00E4017E" w:rsidRDefault="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Matriz de habilidades y competencias</w:t>
            </w:r>
          </w:p>
          <w:p w:rsidR="003E1AD1" w:rsidRPr="00E4017E" w:rsidRDefault="00C910AF">
            <w:pPr>
              <w:numPr>
                <w:ilvl w:val="0"/>
                <w:numId w:val="1"/>
              </w:numPr>
              <w:ind w:firstLine="360"/>
              <w:rPr>
                <w:rFonts w:ascii="Arial" w:eastAsia="Arial" w:hAnsi="Arial" w:cs="Arial"/>
                <w:color w:val="auto"/>
                <w:sz w:val="22"/>
              </w:rPr>
            </w:pPr>
            <w:r w:rsidRPr="00E4017E">
              <w:rPr>
                <w:rFonts w:ascii="Arial" w:eastAsia="Arial" w:hAnsi="Arial" w:cs="Arial"/>
                <w:color w:val="auto"/>
                <w:sz w:val="22"/>
              </w:rPr>
              <w:t>Cierre de proyecto</w:t>
            </w:r>
          </w:p>
          <w:p w:rsidR="003E1AD1" w:rsidRPr="00E4017E" w:rsidRDefault="00C910AF">
            <w:pPr>
              <w:numPr>
                <w:ilvl w:val="0"/>
                <w:numId w:val="1"/>
              </w:numPr>
              <w:ind w:firstLine="360"/>
              <w:rPr>
                <w:rFonts w:ascii="Arial" w:eastAsia="Arial" w:hAnsi="Arial" w:cs="Arial"/>
                <w:color w:val="auto"/>
                <w:sz w:val="22"/>
              </w:rPr>
            </w:pPr>
            <w:r w:rsidRPr="00E4017E">
              <w:rPr>
                <w:rFonts w:ascii="Arial" w:eastAsia="Arial" w:hAnsi="Arial" w:cs="Arial"/>
                <w:color w:val="auto"/>
                <w:sz w:val="22"/>
              </w:rPr>
              <w:t>Lecciones aprendidas</w:t>
            </w:r>
          </w:p>
          <w:p w:rsidR="003E1AD1" w:rsidRPr="00E4017E" w:rsidRDefault="003E1AD1">
            <w:pPr>
              <w:rPr>
                <w:rFonts w:ascii="Arial" w:eastAsia="Arial" w:hAnsi="Arial" w:cs="Arial"/>
                <w:color w:val="auto"/>
                <w:sz w:val="22"/>
              </w:rPr>
            </w:pPr>
          </w:p>
          <w:p w:rsidR="003E1AD1" w:rsidRPr="00E4017E" w:rsidRDefault="00C910AF">
            <w:pPr>
              <w:numPr>
                <w:ilvl w:val="0"/>
                <w:numId w:val="1"/>
              </w:numPr>
              <w:ind w:hanging="360"/>
              <w:rPr>
                <w:rFonts w:ascii="Arial" w:eastAsia="Arial" w:hAnsi="Arial" w:cs="Arial"/>
                <w:color w:val="auto"/>
                <w:sz w:val="22"/>
              </w:rPr>
            </w:pPr>
            <w:r w:rsidRPr="00E4017E">
              <w:rPr>
                <w:rFonts w:ascii="Arial" w:eastAsia="Arial" w:hAnsi="Arial" w:cs="Arial"/>
                <w:color w:val="auto"/>
                <w:sz w:val="22"/>
              </w:rPr>
              <w:t>Documentación del producto</w:t>
            </w:r>
          </w:p>
          <w:p w:rsidR="002C7911" w:rsidRPr="00E4017E" w:rsidRDefault="002C7911" w:rsidP="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Diagrama de entidad-relación</w:t>
            </w:r>
            <w:r w:rsidR="00650FA3" w:rsidRPr="00E4017E">
              <w:rPr>
                <w:rFonts w:ascii="Arial" w:eastAsia="Arial" w:hAnsi="Arial" w:cs="Arial"/>
                <w:color w:val="auto"/>
                <w:sz w:val="22"/>
              </w:rPr>
              <w:t xml:space="preserve"> (DER)</w:t>
            </w:r>
          </w:p>
          <w:p w:rsidR="003E1AD1" w:rsidRPr="00E4017E" w:rsidRDefault="00C910AF" w:rsidP="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lastRenderedPageBreak/>
              <w:t>Documento de arquitectura</w:t>
            </w:r>
          </w:p>
          <w:p w:rsidR="00DB2D9F" w:rsidRPr="00E4017E" w:rsidRDefault="00DB2D9F" w:rsidP="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Diagrama de secuencia</w:t>
            </w:r>
          </w:p>
          <w:p w:rsidR="006206DF" w:rsidRPr="00E4017E" w:rsidRDefault="006206DF" w:rsidP="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Documento de alcance</w:t>
            </w:r>
          </w:p>
          <w:p w:rsidR="002C7911" w:rsidRPr="00E4017E" w:rsidRDefault="002C7911" w:rsidP="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Maqueta del front-end</w:t>
            </w:r>
          </w:p>
          <w:p w:rsidR="0070040B" w:rsidRPr="00E4017E" w:rsidRDefault="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Especificaciones</w:t>
            </w:r>
            <w:r w:rsidR="0070040B" w:rsidRPr="00E4017E">
              <w:rPr>
                <w:rFonts w:ascii="Arial" w:eastAsia="Arial" w:hAnsi="Arial" w:cs="Arial"/>
                <w:color w:val="auto"/>
                <w:sz w:val="22"/>
              </w:rPr>
              <w:t xml:space="preserve"> de la base de datos</w:t>
            </w:r>
          </w:p>
          <w:p w:rsidR="00B327F1" w:rsidRPr="00E4017E" w:rsidRDefault="00C910AF" w:rsidP="00650FA3">
            <w:pPr>
              <w:numPr>
                <w:ilvl w:val="0"/>
                <w:numId w:val="1"/>
              </w:numPr>
              <w:ind w:firstLine="360"/>
              <w:rPr>
                <w:rFonts w:ascii="Arial" w:eastAsia="Arial" w:hAnsi="Arial" w:cs="Arial"/>
                <w:color w:val="auto"/>
                <w:sz w:val="22"/>
              </w:rPr>
            </w:pPr>
            <w:r w:rsidRPr="00E4017E">
              <w:rPr>
                <w:rFonts w:ascii="Arial" w:eastAsia="Arial" w:hAnsi="Arial" w:cs="Arial"/>
                <w:color w:val="auto"/>
                <w:sz w:val="22"/>
              </w:rPr>
              <w:t>Casos de prueba</w:t>
            </w:r>
          </w:p>
          <w:p w:rsidR="003E1AD1" w:rsidRPr="00E4017E" w:rsidRDefault="00650FA3">
            <w:pPr>
              <w:numPr>
                <w:ilvl w:val="0"/>
                <w:numId w:val="1"/>
              </w:numPr>
              <w:ind w:firstLine="360"/>
            </w:pPr>
            <w:r w:rsidRPr="00E4017E">
              <w:rPr>
                <w:rFonts w:ascii="Arial" w:eastAsia="Arial" w:hAnsi="Arial" w:cs="Arial"/>
                <w:sz w:val="22"/>
              </w:rPr>
              <w:t>Diagrama de casos de uso</w:t>
            </w:r>
          </w:p>
          <w:p w:rsidR="00650FA3" w:rsidRPr="00E4017E" w:rsidRDefault="00650FA3">
            <w:pPr>
              <w:numPr>
                <w:ilvl w:val="0"/>
                <w:numId w:val="1"/>
              </w:numPr>
              <w:ind w:firstLine="360"/>
            </w:pPr>
            <w:r w:rsidRPr="00E4017E">
              <w:rPr>
                <w:rFonts w:ascii="Arial" w:eastAsia="Arial" w:hAnsi="Arial" w:cs="Arial"/>
                <w:sz w:val="22"/>
              </w:rPr>
              <w:t>Descripción de casos de uso</w:t>
            </w:r>
          </w:p>
          <w:p w:rsidR="006206DF" w:rsidRPr="00E4017E" w:rsidRDefault="006206DF">
            <w:pPr>
              <w:numPr>
                <w:ilvl w:val="0"/>
                <w:numId w:val="1"/>
              </w:numPr>
              <w:ind w:firstLine="360"/>
            </w:pPr>
            <w:r w:rsidRPr="00E4017E">
              <w:rPr>
                <w:rFonts w:ascii="Arial" w:eastAsia="Arial" w:hAnsi="Arial" w:cs="Arial"/>
                <w:sz w:val="22"/>
              </w:rPr>
              <w:t>Contrato de inversión</w:t>
            </w:r>
          </w:p>
          <w:p w:rsidR="006206DF" w:rsidRPr="00E4017E" w:rsidRDefault="006206DF">
            <w:pPr>
              <w:numPr>
                <w:ilvl w:val="0"/>
                <w:numId w:val="1"/>
              </w:numPr>
              <w:ind w:firstLine="360"/>
            </w:pPr>
            <w:r w:rsidRPr="00E4017E">
              <w:rPr>
                <w:rFonts w:ascii="Arial" w:eastAsia="Arial" w:hAnsi="Arial" w:cs="Arial"/>
                <w:sz w:val="22"/>
              </w:rPr>
              <w:t>Contrato de fideicomiso</w:t>
            </w:r>
          </w:p>
          <w:p w:rsidR="006206DF" w:rsidRPr="00E4017E" w:rsidRDefault="006206DF">
            <w:pPr>
              <w:numPr>
                <w:ilvl w:val="0"/>
                <w:numId w:val="1"/>
              </w:numPr>
              <w:ind w:firstLine="360"/>
            </w:pPr>
            <w:r w:rsidRPr="00E4017E">
              <w:rPr>
                <w:rFonts w:ascii="Arial" w:eastAsia="Arial" w:hAnsi="Arial" w:cs="Arial"/>
                <w:sz w:val="22"/>
              </w:rPr>
              <w:t>Reglas de negocio y aspectos legales</w:t>
            </w:r>
          </w:p>
          <w:p w:rsidR="006206DF" w:rsidRPr="00E4017E" w:rsidRDefault="006206DF">
            <w:pPr>
              <w:numPr>
                <w:ilvl w:val="0"/>
                <w:numId w:val="1"/>
              </w:numPr>
              <w:ind w:firstLine="360"/>
            </w:pPr>
            <w:r w:rsidRPr="00E4017E">
              <w:rPr>
                <w:rFonts w:ascii="Arial" w:eastAsia="Arial" w:hAnsi="Arial" w:cs="Arial"/>
                <w:sz w:val="22"/>
              </w:rPr>
              <w:t>Términos y condiciones</w:t>
            </w:r>
          </w:p>
          <w:p w:rsidR="006206DF" w:rsidRPr="00E4017E" w:rsidRDefault="006206DF" w:rsidP="006206DF"/>
          <w:p w:rsidR="003E1AD1" w:rsidRPr="00E4017E" w:rsidRDefault="003E1AD1"/>
          <w:p w:rsidR="003E1AD1" w:rsidRPr="00E4017E" w:rsidRDefault="00C910AF">
            <w:pPr>
              <w:numPr>
                <w:ilvl w:val="0"/>
                <w:numId w:val="1"/>
              </w:numPr>
              <w:ind w:hanging="360"/>
              <w:contextualSpacing/>
            </w:pPr>
            <w:r w:rsidRPr="00E4017E">
              <w:rPr>
                <w:rFonts w:ascii="Arial" w:eastAsia="Arial" w:hAnsi="Arial" w:cs="Arial"/>
                <w:sz w:val="22"/>
              </w:rPr>
              <w:t>Promoción</w:t>
            </w:r>
          </w:p>
          <w:p w:rsidR="003E1AD1" w:rsidRPr="00E4017E" w:rsidRDefault="00C910AF">
            <w:pPr>
              <w:numPr>
                <w:ilvl w:val="0"/>
                <w:numId w:val="1"/>
              </w:numPr>
              <w:ind w:firstLine="360"/>
              <w:contextualSpacing/>
            </w:pPr>
            <w:r w:rsidRPr="00E4017E">
              <w:rPr>
                <w:rFonts w:ascii="Arial" w:eastAsia="Arial" w:hAnsi="Arial" w:cs="Arial"/>
                <w:sz w:val="22"/>
              </w:rPr>
              <w:t>Presentación comercial</w:t>
            </w:r>
          </w:p>
          <w:p w:rsidR="003E1AD1" w:rsidRDefault="00C910AF">
            <w:pPr>
              <w:numPr>
                <w:ilvl w:val="0"/>
                <w:numId w:val="1"/>
              </w:numPr>
              <w:ind w:firstLine="360"/>
              <w:contextualSpacing/>
            </w:pPr>
            <w:r w:rsidRPr="00E4017E">
              <w:rPr>
                <w:rFonts w:ascii="Arial" w:eastAsia="Arial" w:hAnsi="Arial" w:cs="Arial"/>
                <w:sz w:val="22"/>
              </w:rPr>
              <w:t>Poster</w:t>
            </w:r>
          </w:p>
        </w:tc>
      </w:tr>
      <w:tr w:rsidR="003E1AD1">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Organización del Proyecto</w:t>
            </w:r>
            <w:r>
              <w:rPr>
                <w:rFonts w:ascii="Arial" w:eastAsia="Arial" w:hAnsi="Arial" w:cs="Arial"/>
              </w:rPr>
              <w:t xml:space="preserve"> </w:t>
            </w:r>
          </w:p>
        </w:tc>
      </w:tr>
      <w:tr w:rsidR="003E1AD1">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Participantes del Proyecto:</w:t>
            </w:r>
            <w:r>
              <w:rPr>
                <w:rFonts w:ascii="Arial" w:eastAsia="Arial" w:hAnsi="Arial" w:cs="Arial"/>
                <w:sz w:val="22"/>
              </w:rPr>
              <w:br/>
            </w:r>
          </w:p>
          <w:p w:rsidR="003E1AD1" w:rsidRDefault="00C910AF">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3E1AD1" w:rsidRDefault="00C910AF">
            <w:pPr>
              <w:numPr>
                <w:ilvl w:val="0"/>
                <w:numId w:val="9"/>
              </w:numPr>
            </w:pPr>
            <w:r>
              <w:rPr>
                <w:rFonts w:ascii="Arial" w:eastAsia="Arial" w:hAnsi="Arial" w:cs="Arial"/>
                <w:sz w:val="22"/>
              </w:rPr>
              <w:t>Desarrolladores: Encargado del  desarrollo y documentación.</w:t>
            </w:r>
          </w:p>
          <w:p w:rsidR="003E1AD1" w:rsidRDefault="00C910AF">
            <w:pPr>
              <w:numPr>
                <w:ilvl w:val="0"/>
                <w:numId w:val="9"/>
              </w:numPr>
              <w:rPr>
                <w:rFonts w:ascii="Arial" w:eastAsia="Arial" w:hAnsi="Arial" w:cs="Arial"/>
                <w:sz w:val="22"/>
              </w:rPr>
            </w:pPr>
            <w:r>
              <w:rPr>
                <w:rFonts w:ascii="Arial" w:eastAsia="Arial" w:hAnsi="Arial" w:cs="Arial"/>
                <w:sz w:val="22"/>
              </w:rPr>
              <w:t>Tester: encargado de realizar las pruebas.</w:t>
            </w:r>
          </w:p>
          <w:p w:rsidR="003E1AD1" w:rsidRDefault="00C910AF">
            <w:pPr>
              <w:numPr>
                <w:ilvl w:val="0"/>
                <w:numId w:val="9"/>
              </w:numPr>
              <w:rPr>
                <w:rFonts w:ascii="Arial" w:eastAsia="Arial" w:hAnsi="Arial" w:cs="Arial"/>
                <w:sz w:val="22"/>
              </w:rPr>
            </w:pPr>
            <w:r>
              <w:rPr>
                <w:rFonts w:ascii="Arial" w:eastAsia="Arial" w:hAnsi="Arial" w:cs="Arial"/>
                <w:sz w:val="22"/>
              </w:rPr>
              <w:t>Diseñador de experiencia del usuario.</w:t>
            </w:r>
          </w:p>
          <w:p w:rsidR="003E1AD1" w:rsidRDefault="00C910AF">
            <w:pPr>
              <w:numPr>
                <w:ilvl w:val="0"/>
                <w:numId w:val="9"/>
              </w:numPr>
              <w:rPr>
                <w:rFonts w:ascii="Arial" w:eastAsia="Arial" w:hAnsi="Arial" w:cs="Arial"/>
                <w:sz w:val="22"/>
              </w:rPr>
            </w:pPr>
            <w:r>
              <w:rPr>
                <w:rFonts w:ascii="Arial" w:eastAsia="Arial" w:hAnsi="Arial" w:cs="Arial"/>
                <w:sz w:val="22"/>
              </w:rPr>
              <w:t>Arquitecto de software.</w:t>
            </w:r>
          </w:p>
          <w:p w:rsidR="003E1AD1" w:rsidRDefault="00C910AF">
            <w:pPr>
              <w:numPr>
                <w:ilvl w:val="0"/>
                <w:numId w:val="9"/>
              </w:numPr>
              <w:rPr>
                <w:rFonts w:ascii="Arial" w:eastAsia="Arial" w:hAnsi="Arial" w:cs="Arial"/>
                <w:sz w:val="22"/>
              </w:rPr>
            </w:pPr>
            <w:r>
              <w:rPr>
                <w:rFonts w:ascii="Arial" w:eastAsia="Arial" w:hAnsi="Arial" w:cs="Arial"/>
                <w:sz w:val="22"/>
              </w:rPr>
              <w:t>Administrador de base de datos.</w:t>
            </w:r>
          </w:p>
          <w:p w:rsidR="003E1AD1" w:rsidRDefault="00C910AF">
            <w:pPr>
              <w:numPr>
                <w:ilvl w:val="0"/>
                <w:numId w:val="9"/>
              </w:numPr>
            </w:pPr>
            <w:r>
              <w:rPr>
                <w:rFonts w:ascii="Arial" w:eastAsia="Arial" w:hAnsi="Arial" w:cs="Arial"/>
                <w:sz w:val="22"/>
              </w:rPr>
              <w:t>Analista funcional.</w:t>
            </w:r>
          </w:p>
          <w:p w:rsidR="003E1AD1" w:rsidRDefault="00C910AF">
            <w:pPr>
              <w:numPr>
                <w:ilvl w:val="0"/>
                <w:numId w:val="9"/>
              </w:numPr>
            </w:pPr>
            <w:r>
              <w:rPr>
                <w:rFonts w:ascii="Arial" w:eastAsia="Arial" w:hAnsi="Arial" w:cs="Arial"/>
                <w:sz w:val="22"/>
              </w:rPr>
              <w:t>Administrador del entorno de desarrollo.</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pPr>
              <w:pStyle w:val="Encabezado1"/>
              <w:numPr>
                <w:ilvl w:val="0"/>
                <w:numId w:val="8"/>
              </w:numPr>
              <w:ind w:left="432" w:hanging="432"/>
            </w:pPr>
            <w:r>
              <w:rPr>
                <w:sz w:val="24"/>
              </w:rPr>
              <w:lastRenderedPageBreak/>
              <w:t>Autoridad y Responsabilidad del Project Manager</w:t>
            </w:r>
          </w:p>
        </w:tc>
      </w:tr>
      <w:tr w:rsidR="003E1AD1">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Se define la autoridad y responsabilidad del Project Manager en:</w:t>
            </w:r>
          </w:p>
          <w:p w:rsidR="003E1AD1" w:rsidRDefault="003E1AD1"/>
          <w:p w:rsidR="003E1AD1" w:rsidRDefault="00C910AF">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La comunicación del Project Manager hacia los integrantes del proyecto deberá ser constante, para poder tener un feedback de las tareas realizadas por cada uno de ellos, y no tener mayores variaciones en el calendario planteado en el análisis inicial.</w:t>
            </w:r>
          </w:p>
          <w:p w:rsidR="003E1AD1" w:rsidRDefault="003E1AD1">
            <w:pPr>
              <w:ind w:left="720"/>
            </w:pPr>
          </w:p>
          <w:p w:rsidR="003E1AD1" w:rsidRDefault="00C910AF">
            <w:pPr>
              <w:numPr>
                <w:ilvl w:val="0"/>
                <w:numId w:val="6"/>
              </w:numPr>
              <w:ind w:hanging="359"/>
            </w:pPr>
            <w:r>
              <w:rPr>
                <w:rFonts w:ascii="Arial" w:eastAsia="Arial" w:hAnsi="Arial" w:cs="Arial"/>
                <w:sz w:val="22"/>
              </w:rPr>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Todo cambio que se deba realizar, deberá ser analizado previamente para ver el impacto económico, temporal u otros.</w:t>
            </w:r>
            <w:r>
              <w:rPr>
                <w:rFonts w:ascii="Arial" w:eastAsia="Arial" w:hAnsi="Arial" w:cs="Arial"/>
                <w:sz w:val="22"/>
              </w:rPr>
              <w:br/>
            </w:r>
          </w:p>
          <w:p w:rsidR="003E1AD1" w:rsidRDefault="003E1AD1">
            <w:pPr>
              <w:ind w:left="720"/>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Implementación del proyecto</w:t>
            </w:r>
          </w:p>
        </w:tc>
      </w:tr>
      <w:tr w:rsidR="003E1AD1">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widowControl w:val="0"/>
            </w:pPr>
            <w:r>
              <w:rPr>
                <w:rFonts w:ascii="Arial" w:eastAsia="Arial" w:hAnsi="Arial" w:cs="Arial"/>
                <w:sz w:val="22"/>
              </w:rPr>
              <w:br/>
              <w:t>El proyecto se llevará a cabo en una modalidad iterativa basada en 4 iteraciones incrementales. De esta forma, el sistema se desarrollará poco a poco y se obtendrá un feedback continuo por parte de los usuarios.</w:t>
            </w:r>
          </w:p>
          <w:p w:rsidR="003E1AD1" w:rsidRDefault="00C910AF">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3E1AD1" w:rsidRDefault="00C910AF">
            <w:pPr>
              <w:widowControl w:val="0"/>
            </w:pPr>
            <w:r>
              <w:rPr>
                <w:rFonts w:ascii="Arial" w:eastAsia="Arial" w:hAnsi="Arial" w:cs="Arial"/>
                <w:sz w:val="22"/>
                <w:shd w:val="clear" w:color="auto" w:fill="FFFFFF"/>
              </w:rPr>
              <w:t>Las iteraciones serán:</w:t>
            </w:r>
          </w:p>
          <w:p w:rsidR="003E1AD1" w:rsidRDefault="00C910AF">
            <w:pPr>
              <w:widowControl w:val="0"/>
              <w:numPr>
                <w:ilvl w:val="0"/>
                <w:numId w:val="10"/>
              </w:numPr>
            </w:pPr>
            <w:r>
              <w:rPr>
                <w:rFonts w:ascii="Arial" w:eastAsia="Arial" w:hAnsi="Arial" w:cs="Arial"/>
                <w:sz w:val="22"/>
              </w:rPr>
              <w:t>Análisis, diseño, desarrollo y pruebas de la interfaz de usuario de la aplicación (front end) sin conexión a la base ni al servidor web, solo navegación por el mismo.</w:t>
            </w:r>
          </w:p>
          <w:p w:rsidR="003E1AD1" w:rsidRDefault="00C910AF">
            <w:pPr>
              <w:widowControl w:val="0"/>
              <w:numPr>
                <w:ilvl w:val="0"/>
                <w:numId w:val="10"/>
              </w:numPr>
            </w:pPr>
            <w:r>
              <w:rPr>
                <w:rFonts w:ascii="Arial" w:eastAsia="Arial" w:hAnsi="Arial" w:cs="Arial"/>
                <w:sz w:val="22"/>
              </w:rPr>
              <w:t>Análisis, diseño, desarrollo y pruebas de la base de datos, con todas sus funciones y med</w:t>
            </w:r>
            <w:r w:rsidR="006168FC">
              <w:rPr>
                <w:rFonts w:ascii="Arial" w:eastAsia="Arial" w:hAnsi="Arial" w:cs="Arial"/>
                <w:sz w:val="22"/>
              </w:rPr>
              <w:t>idas de seguridad desarrolladas</w:t>
            </w:r>
            <w:r>
              <w:rPr>
                <w:rFonts w:ascii="Arial" w:eastAsia="Arial" w:hAnsi="Arial" w:cs="Arial"/>
                <w:sz w:val="22"/>
              </w:rPr>
              <w:t>.</w:t>
            </w:r>
          </w:p>
          <w:p w:rsidR="003E1AD1" w:rsidRDefault="00C910AF">
            <w:pPr>
              <w:widowControl w:val="0"/>
              <w:numPr>
                <w:ilvl w:val="0"/>
                <w:numId w:val="10"/>
              </w:numPr>
            </w:pPr>
            <w:r>
              <w:rPr>
                <w:rFonts w:ascii="Arial" w:eastAsia="Arial" w:hAnsi="Arial" w:cs="Arial"/>
                <w:sz w:val="22"/>
              </w:rPr>
              <w:t>Análisis, diseño, desarrollo y pruebas de la lógica de la aplicación (back-end) e integración con la interfaz.</w:t>
            </w:r>
          </w:p>
          <w:p w:rsidR="003E1AD1" w:rsidRDefault="00C910AF">
            <w:pPr>
              <w:widowControl w:val="0"/>
              <w:numPr>
                <w:ilvl w:val="0"/>
                <w:numId w:val="10"/>
              </w:numPr>
            </w:pPr>
            <w:r>
              <w:rPr>
                <w:rFonts w:ascii="Arial" w:eastAsia="Arial" w:hAnsi="Arial" w:cs="Arial"/>
                <w:sz w:val="22"/>
              </w:rPr>
              <w:lastRenderedPageBreak/>
              <w:t xml:space="preserve">Integración, desarrollo y pruebas del portal </w:t>
            </w:r>
            <w:r w:rsidR="006168FC">
              <w:rPr>
                <w:rFonts w:ascii="Arial" w:eastAsia="Arial" w:hAnsi="Arial" w:cs="Arial"/>
                <w:sz w:val="22"/>
              </w:rPr>
              <w:t>web,</w:t>
            </w:r>
            <w:r>
              <w:rPr>
                <w:rFonts w:ascii="Arial" w:eastAsia="Arial" w:hAnsi="Arial" w:cs="Arial"/>
                <w:sz w:val="22"/>
              </w:rPr>
              <w:t xml:space="preserve"> front-end funcionando con back-end.</w:t>
            </w:r>
            <w:r>
              <w:rPr>
                <w:rFonts w:ascii="Arial" w:eastAsia="Arial" w:hAnsi="Arial" w:cs="Arial"/>
                <w:sz w:val="22"/>
              </w:rP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Plan a Alto Nivel</w:t>
            </w:r>
            <w:r>
              <w:rPr>
                <w:rFonts w:ascii="Arial" w:eastAsia="Arial" w:hAnsi="Arial" w:cs="Arial"/>
              </w:rPr>
              <w:t xml:space="preserve"> </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Principales hitos del proyecto:</w:t>
            </w:r>
            <w:r>
              <w:rPr>
                <w:rFonts w:ascii="Arial" w:eastAsia="Arial" w:hAnsi="Arial" w:cs="Arial"/>
                <w:sz w:val="22"/>
              </w:rPr>
              <w:br/>
            </w:r>
          </w:p>
          <w:p w:rsidR="003E1AD1" w:rsidRDefault="00C910AF">
            <w:pPr>
              <w:numPr>
                <w:ilvl w:val="0"/>
                <w:numId w:val="5"/>
              </w:numPr>
              <w:ind w:hanging="359"/>
            </w:pPr>
            <w:r>
              <w:rPr>
                <w:rFonts w:ascii="Arial" w:eastAsia="Arial" w:hAnsi="Arial" w:cs="Arial"/>
                <w:sz w:val="22"/>
              </w:rPr>
              <w:t xml:space="preserve">Mayo: Entregables </w:t>
            </w:r>
            <w:r w:rsidR="006168FC">
              <w:rPr>
                <w:rFonts w:ascii="Arial" w:eastAsia="Arial" w:hAnsi="Arial" w:cs="Arial"/>
                <w:sz w:val="22"/>
              </w:rPr>
              <w:t>de planificación y alcance</w:t>
            </w:r>
            <w:r>
              <w:rPr>
                <w:rFonts w:ascii="Arial" w:eastAsia="Arial" w:hAnsi="Arial" w:cs="Arial"/>
                <w:sz w:val="22"/>
              </w:rPr>
              <w:t xml:space="preserve">. </w:t>
            </w:r>
          </w:p>
          <w:p w:rsidR="003E1AD1" w:rsidRDefault="00C910AF">
            <w:pPr>
              <w:numPr>
                <w:ilvl w:val="0"/>
                <w:numId w:val="5"/>
              </w:numPr>
              <w:ind w:hanging="359"/>
            </w:pPr>
            <w:r>
              <w:rPr>
                <w:rFonts w:ascii="Arial" w:eastAsia="Arial" w:hAnsi="Arial" w:cs="Arial"/>
                <w:sz w:val="22"/>
              </w:rPr>
              <w:t>Julio: Entregable primera iteración.</w:t>
            </w:r>
          </w:p>
          <w:p w:rsidR="003E1AD1" w:rsidRDefault="00C910AF">
            <w:pPr>
              <w:numPr>
                <w:ilvl w:val="0"/>
                <w:numId w:val="5"/>
              </w:numPr>
              <w:ind w:hanging="359"/>
            </w:pPr>
            <w:r>
              <w:rPr>
                <w:rFonts w:ascii="Arial" w:eastAsia="Arial" w:hAnsi="Arial" w:cs="Arial"/>
                <w:sz w:val="22"/>
              </w:rPr>
              <w:t>Septiembre: Entregable segunda y tercera iteración.</w:t>
            </w:r>
          </w:p>
          <w:p w:rsidR="003E1AD1" w:rsidRDefault="00C910AF">
            <w:pPr>
              <w:numPr>
                <w:ilvl w:val="0"/>
                <w:numId w:val="5"/>
              </w:numPr>
              <w:ind w:hanging="359"/>
            </w:pPr>
            <w:r>
              <w:rPr>
                <w:rFonts w:ascii="Arial" w:eastAsia="Arial" w:hAnsi="Arial" w:cs="Arial"/>
                <w:sz w:val="22"/>
              </w:rPr>
              <w:t xml:space="preserve">Noviembre: Entrega final producto </w:t>
            </w:r>
            <w:r w:rsidR="006168FC">
              <w:rPr>
                <w:rFonts w:ascii="Arial" w:eastAsia="Arial" w:hAnsi="Arial" w:cs="Arial"/>
                <w:sz w:val="22"/>
              </w:rPr>
              <w:t>terminado (</w:t>
            </w:r>
            <w:r>
              <w:rPr>
                <w:rFonts w:ascii="Arial" w:eastAsia="Arial" w:hAnsi="Arial" w:cs="Arial"/>
                <w:sz w:val="22"/>
              </w:rPr>
              <w:t>cuarta iteración).</w:t>
            </w:r>
            <w:r>
              <w:t xml:space="preserve"> </w:t>
            </w:r>
            <w: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Presupuesto</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Pr="00DC0D93" w:rsidRDefault="00C910AF" w:rsidP="00BB2595">
            <w:pPr>
              <w:rPr>
                <w:rFonts w:ascii="Arial" w:hAnsi="Arial" w:cs="Arial"/>
                <w:sz w:val="22"/>
                <w:szCs w:val="22"/>
              </w:rPr>
            </w:pPr>
            <w:r>
              <w:rPr>
                <w:color w:val="FF0000"/>
              </w:rPr>
              <w:br/>
            </w:r>
            <w:r w:rsidR="00DC0D93" w:rsidRPr="00DC0D93">
              <w:rPr>
                <w:rFonts w:ascii="Arial" w:hAnsi="Arial" w:cs="Arial"/>
                <w:color w:val="auto"/>
                <w:sz w:val="22"/>
                <w:szCs w:val="22"/>
              </w:rPr>
              <w:t>Se estima un esfuerzo de aproximadamente 1.400 horas hombre para la finalización de todos los entregables.</w:t>
            </w:r>
            <w:r w:rsidRPr="00DC0D93">
              <w:rPr>
                <w:rFonts w:ascii="Arial" w:hAnsi="Arial" w:cs="Arial"/>
                <w:color w:val="FF0000"/>
                <w:sz w:val="22"/>
                <w:szCs w:val="22"/>
              </w:rPr>
              <w:br/>
            </w:r>
          </w:p>
        </w:tc>
      </w:tr>
      <w:tr w:rsidR="003E1AD1">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Riesgos Identificados</w:t>
            </w:r>
            <w:r>
              <w:rPr>
                <w:rFonts w:ascii="Arial" w:eastAsia="Arial" w:hAnsi="Arial" w:cs="Arial"/>
              </w:rPr>
              <w:t xml:space="preserve"> </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Pr>
              <w:ind w:left="360"/>
            </w:pPr>
          </w:p>
          <w:p w:rsidR="003E1AD1" w:rsidRDefault="00C910AF">
            <w:pPr>
              <w:numPr>
                <w:ilvl w:val="0"/>
                <w:numId w:val="4"/>
              </w:numPr>
            </w:pPr>
            <w:r>
              <w:rPr>
                <w:rFonts w:ascii="Arial" w:eastAsia="Arial" w:hAnsi="Arial" w:cs="Arial"/>
                <w:sz w:val="22"/>
              </w:rPr>
              <w:t>Desconocimiento de las tecnologías</w:t>
            </w:r>
          </w:p>
          <w:p w:rsidR="003E1AD1" w:rsidRDefault="00C910AF">
            <w:pPr>
              <w:numPr>
                <w:ilvl w:val="0"/>
                <w:numId w:val="4"/>
              </w:numPr>
              <w:rPr>
                <w:rFonts w:ascii="Arial" w:eastAsia="Arial" w:hAnsi="Arial" w:cs="Arial"/>
                <w:sz w:val="22"/>
              </w:rPr>
            </w:pPr>
            <w:r>
              <w:rPr>
                <w:rFonts w:ascii="Arial" w:eastAsia="Arial" w:hAnsi="Arial" w:cs="Arial"/>
                <w:sz w:val="22"/>
              </w:rPr>
              <w:t>Desc</w:t>
            </w:r>
            <w:r w:rsidR="006168FC">
              <w:rPr>
                <w:rFonts w:ascii="Arial" w:eastAsia="Arial" w:hAnsi="Arial" w:cs="Arial"/>
                <w:sz w:val="22"/>
              </w:rPr>
              <w:t>onocimiento de asuntos legales.</w:t>
            </w:r>
          </w:p>
          <w:p w:rsidR="003E1AD1" w:rsidRDefault="00C910AF">
            <w:pPr>
              <w:numPr>
                <w:ilvl w:val="0"/>
                <w:numId w:val="4"/>
              </w:numPr>
              <w:rPr>
                <w:rFonts w:ascii="Arial" w:eastAsia="Arial" w:hAnsi="Arial" w:cs="Arial"/>
                <w:sz w:val="22"/>
              </w:rPr>
            </w:pPr>
            <w:r>
              <w:rPr>
                <w:rFonts w:ascii="Arial" w:eastAsia="Arial" w:hAnsi="Arial" w:cs="Arial"/>
                <w:sz w:val="22"/>
              </w:rPr>
              <w:t>Desconocimiento entre los integrantes.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Supuestos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4"/>
              </w:numPr>
            </w:pPr>
            <w:r>
              <w:rPr>
                <w:rFonts w:ascii="Arial" w:eastAsia="Arial" w:hAnsi="Arial" w:cs="Arial"/>
                <w:sz w:val="22"/>
              </w:rPr>
              <w:t>Se asume que el entorno de producción utilizará MySQL como motor de la base de datos.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Restricciones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Requerimientos Adicionales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No existen requerimientos adicionales.</w:t>
            </w:r>
          </w:p>
          <w:p w:rsidR="003E1AD1" w:rsidRDefault="003E1AD1"/>
        </w:tc>
      </w:tr>
    </w:tbl>
    <w:p w:rsidR="003E1AD1" w:rsidRDefault="003E1AD1"/>
    <w:p w:rsidR="003E1AD1" w:rsidRDefault="003E1AD1"/>
    <w:p w:rsidR="003E1AD1" w:rsidRDefault="003E1AD1"/>
    <w:p w:rsidR="003E1AD1" w:rsidRDefault="00C910AF">
      <w:r>
        <w:br w:type="page"/>
      </w:r>
    </w:p>
    <w:p w:rsidR="003E1AD1" w:rsidRDefault="003E1AD1"/>
    <w:p w:rsidR="003E1AD1" w:rsidRDefault="003E1AD1"/>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Fecha:_________________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9" w:name="h.gjdgxs"/>
      <w:bookmarkEnd w:id="9"/>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Fecha:_________________</w:t>
      </w:r>
      <w:r>
        <w:rPr>
          <w:rFonts w:ascii="Arial" w:eastAsia="Arial" w:hAnsi="Arial" w:cs="Arial"/>
          <w:sz w:val="22"/>
        </w:rPr>
        <w:br/>
        <w:t xml:space="preserve">              Controller</w:t>
      </w:r>
    </w:p>
    <w:sectPr w:rsidR="003E1AD1">
      <w:headerReference w:type="default" r:id="rId7"/>
      <w:footerReference w:type="default" r:id="rId8"/>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DAD" w:rsidRDefault="00091DAD">
      <w:r>
        <w:separator/>
      </w:r>
    </w:p>
  </w:endnote>
  <w:endnote w:type="continuationSeparator" w:id="0">
    <w:p w:rsidR="00091DAD" w:rsidRDefault="00091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roman"/>
    <w:pitch w:val="variable"/>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C910AF">
    <w:pPr>
      <w:tabs>
        <w:tab w:val="center" w:pos="4320"/>
        <w:tab w:val="right" w:pos="8640"/>
      </w:tabs>
      <w:spacing w:after="720"/>
      <w:jc w:val="center"/>
    </w:pPr>
    <w:r>
      <w:rPr>
        <w:sz w:val="20"/>
      </w:rPr>
      <w:br/>
      <w:t xml:space="preserve">Página </w:t>
    </w:r>
    <w:r>
      <w:rPr>
        <w:sz w:val="20"/>
      </w:rPr>
      <w:fldChar w:fldCharType="begin"/>
    </w:r>
    <w:r>
      <w:instrText>PAGE</w:instrText>
    </w:r>
    <w:r>
      <w:fldChar w:fldCharType="separate"/>
    </w:r>
    <w:r w:rsidR="00E4017E">
      <w:rPr>
        <w:noProof/>
      </w:rPr>
      <w:t>3</w:t>
    </w:r>
    <w:r>
      <w:fldChar w:fldCharType="end"/>
    </w:r>
    <w:r>
      <w:rPr>
        <w:sz w:val="20"/>
      </w:rPr>
      <w:t xml:space="preserve"> de </w:t>
    </w:r>
    <w:r>
      <w:rPr>
        <w:sz w:val="20"/>
      </w:rPr>
      <w:fldChar w:fldCharType="begin"/>
    </w:r>
    <w:r>
      <w:instrText>NUMPAGES</w:instrText>
    </w:r>
    <w:r>
      <w:fldChar w:fldCharType="separate"/>
    </w:r>
    <w:r w:rsidR="00E4017E">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DAD" w:rsidRDefault="00091DAD">
      <w:r>
        <w:separator/>
      </w:r>
    </w:p>
  </w:footnote>
  <w:footnote w:type="continuationSeparator" w:id="0">
    <w:p w:rsidR="00091DAD" w:rsidRDefault="00091D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lang w:val="en-US" w:eastAsia="en-US"/>
            </w:rPr>
            <w:drawing>
              <wp:inline distT="114300" distB="114300" distL="114300" distR="114300" wp14:anchorId="7FA1A414" wp14:editId="77209E68">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AsociateYa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765" w:dyaOrig="748">
              <v:shape id="ole_rId2" o:spid="_x0000_i1025" style="width:67.4pt;height:65.85pt" coordsize="" o:spt="100" adj="0,,0" path="" stroked="f">
                <v:stroke joinstyle="miter"/>
                <v:imagedata r:id="rId2" o:title=""/>
                <v:formulas/>
                <v:path o:connecttype="segments"/>
              </v:shape>
              <o:OLEObject Type="Embed" ProgID="PBrush" ShapeID="ole_rId2" DrawAspect="Content" ObjectID="_1507801768"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&lt;ACTA DEL PROYECTO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6A5BCB" w:rsidRPr="006A5BCB" w:rsidRDefault="00D9182B" w:rsidP="006A5BCB">
          <w:pPr>
            <w:widowControl w:val="0"/>
            <w:jc w:val="center"/>
            <w:rPr>
              <w:rFonts w:ascii="Arial" w:eastAsia="Arial" w:hAnsi="Arial" w:cs="Arial"/>
              <w:b/>
              <w:sz w:val="20"/>
            </w:rPr>
          </w:pPr>
          <w:r>
            <w:rPr>
              <w:rFonts w:ascii="Arial" w:eastAsia="Arial" w:hAnsi="Arial" w:cs="Arial"/>
              <w:b/>
              <w:sz w:val="20"/>
            </w:rPr>
            <w:t>5</w:t>
          </w:r>
          <w:r w:rsidR="00E4017E">
            <w:rPr>
              <w:rFonts w:ascii="Arial" w:eastAsia="Arial" w:hAnsi="Arial" w:cs="Arial"/>
              <w:b/>
              <w:sz w:val="20"/>
            </w:rPr>
            <w:t>.2</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E4017E" w:rsidP="00E4017E">
          <w:pPr>
            <w:widowControl w:val="0"/>
            <w:jc w:val="center"/>
          </w:pPr>
          <w:r>
            <w:rPr>
              <w:rFonts w:ascii="Arial" w:eastAsia="Arial" w:hAnsi="Arial" w:cs="Arial"/>
              <w:b/>
              <w:sz w:val="20"/>
            </w:rPr>
            <w:t>31</w:t>
          </w:r>
          <w:r w:rsidR="00C910AF">
            <w:rPr>
              <w:rFonts w:ascii="Arial" w:eastAsia="Arial" w:hAnsi="Arial" w:cs="Arial"/>
              <w:b/>
              <w:sz w:val="20"/>
            </w:rPr>
            <w:t>/</w:t>
          </w:r>
          <w:r>
            <w:rPr>
              <w:rFonts w:ascii="Arial" w:eastAsia="Arial" w:hAnsi="Arial" w:cs="Arial"/>
              <w:b/>
              <w:sz w:val="20"/>
            </w:rPr>
            <w:t>10</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15:restartNumberingAfterBreak="0">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2" w15:restartNumberingAfterBreak="0">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3" w15:restartNumberingAfterBreak="0">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4" w15:restartNumberingAfterBreak="0">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5" w15:restartNumberingAfterBreak="0">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7" w15:restartNumberingAfterBreak="0">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8" w15:restartNumberingAfterBreak="0">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9" w15:restartNumberingAfterBreak="0">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0" w15:restartNumberingAfterBreak="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num w:numId="1">
    <w:abstractNumId w:val="1"/>
  </w:num>
  <w:num w:numId="2">
    <w:abstractNumId w:val="9"/>
  </w:num>
  <w:num w:numId="3">
    <w:abstractNumId w:val="10"/>
  </w:num>
  <w:num w:numId="4">
    <w:abstractNumId w:val="8"/>
  </w:num>
  <w:num w:numId="5">
    <w:abstractNumId w:val="4"/>
  </w:num>
  <w:num w:numId="6">
    <w:abstractNumId w:val="3"/>
  </w:num>
  <w:num w:numId="7">
    <w:abstractNumId w:val="7"/>
  </w:num>
  <w:num w:numId="8">
    <w:abstractNumId w:val="2"/>
  </w:num>
  <w:num w:numId="9">
    <w:abstractNumId w:val="0"/>
  </w:num>
  <w:num w:numId="10">
    <w:abstractNumId w:val="5"/>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o Rodriguez Takahashi">
    <w15:presenceInfo w15:providerId="AD" w15:userId="S-1-5-21-1748953664-3518455533-2714477346-19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AD1"/>
    <w:rsid w:val="00091DAD"/>
    <w:rsid w:val="0015130C"/>
    <w:rsid w:val="001A1039"/>
    <w:rsid w:val="002712D4"/>
    <w:rsid w:val="00282329"/>
    <w:rsid w:val="002C7911"/>
    <w:rsid w:val="002E32A0"/>
    <w:rsid w:val="003549D9"/>
    <w:rsid w:val="003E1AD1"/>
    <w:rsid w:val="006168FC"/>
    <w:rsid w:val="006206DF"/>
    <w:rsid w:val="00650FA3"/>
    <w:rsid w:val="006A5BCB"/>
    <w:rsid w:val="006E3194"/>
    <w:rsid w:val="0070040B"/>
    <w:rsid w:val="007C7074"/>
    <w:rsid w:val="00835C42"/>
    <w:rsid w:val="00A0591C"/>
    <w:rsid w:val="00B327F1"/>
    <w:rsid w:val="00B954A5"/>
    <w:rsid w:val="00B970A2"/>
    <w:rsid w:val="00BB2595"/>
    <w:rsid w:val="00C367FA"/>
    <w:rsid w:val="00C577CF"/>
    <w:rsid w:val="00C64596"/>
    <w:rsid w:val="00C663C7"/>
    <w:rsid w:val="00C910AF"/>
    <w:rsid w:val="00CD4B5C"/>
    <w:rsid w:val="00D9182B"/>
    <w:rsid w:val="00D92692"/>
    <w:rsid w:val="00DB2D9F"/>
    <w:rsid w:val="00DC0D93"/>
    <w:rsid w:val="00E4017E"/>
    <w:rsid w:val="00F932C5"/>
    <w:rsid w:val="00FB3A26"/>
    <w:rsid w:val="00FE3EF9"/>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495B12-9A5E-4A23-AF92-EAB57728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HeaderChar">
    <w:name w:val="Header Char"/>
    <w:basedOn w:val="DefaultParagraphFont"/>
    <w:link w:val="Header"/>
    <w:uiPriority w:val="99"/>
    <w:qFormat/>
    <w:rsid w:val="008F060D"/>
  </w:style>
  <w:style w:type="character" w:customStyle="1" w:styleId="FooterChar">
    <w:name w:val="Footer Char"/>
    <w:basedOn w:val="DefaultParagraphFont"/>
    <w:link w:val="Footer"/>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Header">
    <w:name w:val="header"/>
    <w:basedOn w:val="Normal"/>
    <w:next w:val="Cuerpodetexto"/>
    <w:link w:val="HeaderCh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Footer">
    <w:name w:val="footer"/>
    <w:basedOn w:val="Normal"/>
    <w:link w:val="FooterCh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0040B"/>
    <w:rPr>
      <w:rFonts w:ascii="Tahoma" w:hAnsi="Tahoma" w:cs="Tahoma"/>
      <w:sz w:val="16"/>
      <w:szCs w:val="16"/>
    </w:rPr>
  </w:style>
  <w:style w:type="character" w:customStyle="1" w:styleId="BalloonTextChar">
    <w:name w:val="Balloon Text Char"/>
    <w:basedOn w:val="DefaultParagraphFont"/>
    <w:link w:val="BalloonText"/>
    <w:uiPriority w:val="99"/>
    <w:semiHidden/>
    <w:rsid w:val="0070040B"/>
    <w:rPr>
      <w:rFonts w:ascii="Tahoma" w:hAnsi="Tahoma" w:cs="Tahoma"/>
      <w:sz w:val="16"/>
      <w:szCs w:val="16"/>
    </w:rPr>
  </w:style>
  <w:style w:type="paragraph" w:styleId="ListParagraph">
    <w:name w:val="List Paragraph"/>
    <w:basedOn w:val="Normal"/>
    <w:uiPriority w:val="34"/>
    <w:qFormat/>
    <w:rsid w:val="002C7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1260</Words>
  <Characters>7187</Characters>
  <Application>Microsoft Office Word</Application>
  <DocSecurity>0</DocSecurity>
  <Lines>59</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8431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pcny</dc:creator>
  <cp:lastModifiedBy>Bruno Tiberti</cp:lastModifiedBy>
  <cp:revision>2</cp:revision>
  <dcterms:created xsi:type="dcterms:W3CDTF">2015-10-31T16:03:00Z</dcterms:created>
  <dcterms:modified xsi:type="dcterms:W3CDTF">2015-10-31T16:03:00Z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