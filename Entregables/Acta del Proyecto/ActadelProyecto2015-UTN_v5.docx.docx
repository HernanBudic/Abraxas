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Croci,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Budic,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Casuseslu, Ing. Nicolás Rodriguez</w:t>
      </w:r>
    </w:p>
    <w:p w:rsidR="003E1AD1" w:rsidRDefault="00C910AF">
      <w:pPr>
        <w:jc w:val="both"/>
      </w:pPr>
      <w:r>
        <w:rPr>
          <w:rFonts w:ascii="Arial" w:eastAsia="Arial" w:hAnsi="Arial" w:cs="Arial"/>
          <w:b/>
          <w:i/>
          <w:sz w:val="22"/>
        </w:rPr>
        <w:t xml:space="preserve">Controller: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Tiberti,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Modificación resumen ejecutivo. Interaciones.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r>
              <w:rPr>
                <w:rFonts w:ascii="Arial" w:hAnsi="Arial"/>
                <w:sz w:val="22"/>
                <w:szCs w:val="22"/>
              </w:rPr>
              <w:t>Croci, Federico Nicolas</w:t>
            </w:r>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r>
              <w:rPr>
                <w:rFonts w:ascii="Arial" w:hAnsi="Arial"/>
                <w:sz w:val="22"/>
                <w:szCs w:val="22"/>
              </w:rPr>
              <w:t>Budic,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rsidP="00F932C5">
            <w:pPr>
              <w:widowControl w:val="0"/>
              <w:spacing w:before="40" w:after="40" w:line="288" w:lineRule="auto"/>
              <w:rPr>
                <w:rFonts w:ascii="Arial" w:hAnsi="Arial"/>
                <w:sz w:val="22"/>
                <w:szCs w:val="22"/>
              </w:rPr>
            </w:pPr>
            <w:r>
              <w:rPr>
                <w:rFonts w:ascii="Arial" w:hAnsi="Arial"/>
                <w:sz w:val="22"/>
                <w:szCs w:val="22"/>
              </w:rPr>
              <w:t xml:space="preserve">Insercion </w:t>
            </w:r>
            <w:r w:rsidR="00F932C5">
              <w:rPr>
                <w:rFonts w:ascii="Arial" w:hAnsi="Arial"/>
                <w:sz w:val="22"/>
                <w:szCs w:val="22"/>
              </w:rPr>
              <w:t xml:space="preserve">y baja </w:t>
            </w:r>
            <w:r>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bl>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r>
              <w:rPr>
                <w:rFonts w:ascii="Arial" w:eastAsia="Arial" w:hAnsi="Arial" w:cs="Arial"/>
                <w:sz w:val="22"/>
              </w:rPr>
              <w:t>front-end</w:t>
            </w:r>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back-end</w:t>
            </w:r>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scripts del front-end, back-end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Pr="00C663C7"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3E1AD1" w:rsidRPr="00C663C7" w:rsidDel="00F932C5" w:rsidRDefault="00C910AF">
            <w:pPr>
              <w:numPr>
                <w:ilvl w:val="0"/>
                <w:numId w:val="1"/>
              </w:numPr>
              <w:ind w:firstLine="360"/>
              <w:rPr>
                <w:del w:id="0" w:author="Maximiliano Rodriguez Takahashi" w:date="2015-05-16T17:31:00Z"/>
                <w:rFonts w:ascii="Arial" w:eastAsia="Arial" w:hAnsi="Arial" w:cs="Arial"/>
                <w:color w:val="auto"/>
                <w:sz w:val="22"/>
              </w:rPr>
            </w:pPr>
            <w:del w:id="1"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2" w:author="Maximiliano Rodriguez Takahashi" w:date="2015-05-16T17:31:00Z"/>
                <w:rFonts w:ascii="Arial" w:eastAsia="Arial" w:hAnsi="Arial" w:cs="Arial"/>
                <w:color w:val="auto"/>
                <w:sz w:val="22"/>
              </w:rPr>
            </w:pPr>
            <w:del w:id="3"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4" w:author="Maximiliano Rodriguez Takahashi" w:date="2015-05-16T17:31:00Z"/>
                <w:rFonts w:ascii="Arial" w:eastAsia="Arial" w:hAnsi="Arial" w:cs="Arial"/>
                <w:color w:val="auto"/>
                <w:sz w:val="22"/>
              </w:rPr>
            </w:pPr>
            <w:del w:id="5"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6" w:author="Maximiliano Rodriguez Takahashi" w:date="2015-05-16T17:31:00Z"/>
                <w:rFonts w:ascii="Arial" w:eastAsia="Arial" w:hAnsi="Arial" w:cs="Arial"/>
                <w:color w:val="auto"/>
                <w:sz w:val="22"/>
              </w:rPr>
            </w:pPr>
            <w:del w:id="7"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Maqueta del front-end</w:t>
            </w:r>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bookmarkStart w:id="8" w:name="_GoBack"/>
            <w:bookmarkEnd w:id="8"/>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r>
              <w:rPr>
                <w:rFonts w:ascii="Arial" w:eastAsia="Arial" w:hAnsi="Arial" w:cs="Arial"/>
                <w:sz w:val="22"/>
              </w:rPr>
              <w:t>Tester: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El proyecto se llevará a cabo en una modalidad iterativa basada en 4 iteraciones incrementales. De esta forma, el sistema se desarrollará poco a poco y se obtendrá un feedback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(front end)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(back-end)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front-end funcionando con back-end.</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&lt;HAY QUE CALCULAR CUÁNTO TIEMPO NOS 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Se asume que el entorno de producción utilizará MySQL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 xml:space="preserve">              Controller</w:t>
      </w:r>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B5C" w:rsidRDefault="00CD4B5C">
      <w:r>
        <w:separator/>
      </w:r>
    </w:p>
  </w:endnote>
  <w:endnote w:type="continuationSeparator" w:id="0">
    <w:p w:rsidR="00CD4B5C" w:rsidRDefault="00CD4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D92692">
      <w:rPr>
        <w:noProof/>
      </w:rPr>
      <w:t>4</w:t>
    </w:r>
    <w:r>
      <w:fldChar w:fldCharType="end"/>
    </w:r>
    <w:r>
      <w:rPr>
        <w:sz w:val="20"/>
      </w:rPr>
      <w:t xml:space="preserve"> de </w:t>
    </w:r>
    <w:r>
      <w:rPr>
        <w:sz w:val="20"/>
      </w:rPr>
      <w:fldChar w:fldCharType="begin"/>
    </w:r>
    <w:r>
      <w:instrText>NUMPAGES</w:instrText>
    </w:r>
    <w:r>
      <w:fldChar w:fldCharType="separate"/>
    </w:r>
    <w:r w:rsidR="00D92692">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B5C" w:rsidRDefault="00CD4B5C">
      <w:r>
        <w:separator/>
      </w:r>
    </w:p>
  </w:footnote>
  <w:footnote w:type="continuationSeparator" w:id="0">
    <w:p w:rsidR="00CD4B5C" w:rsidRDefault="00CD4B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s-ES" w:eastAsia="es-ES"/>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631508"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rsidP="003549D9">
          <w:pPr>
            <w:widowControl w:val="0"/>
            <w:jc w:val="center"/>
          </w:pPr>
          <w:r>
            <w:rPr>
              <w:rFonts w:ascii="Arial" w:eastAsia="Arial" w:hAnsi="Arial" w:cs="Arial"/>
              <w:b/>
              <w:sz w:val="20"/>
            </w:rPr>
            <w:t>5</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15:restartNumberingAfterBreak="0">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2712D4"/>
    <w:rsid w:val="002C7911"/>
    <w:rsid w:val="002E32A0"/>
    <w:rsid w:val="003549D9"/>
    <w:rsid w:val="003E1AD1"/>
    <w:rsid w:val="006168FC"/>
    <w:rsid w:val="006E3194"/>
    <w:rsid w:val="0070040B"/>
    <w:rsid w:val="007C7074"/>
    <w:rsid w:val="00835C42"/>
    <w:rsid w:val="00A0591C"/>
    <w:rsid w:val="00B327F1"/>
    <w:rsid w:val="00B954A5"/>
    <w:rsid w:val="00B970A2"/>
    <w:rsid w:val="00C367FA"/>
    <w:rsid w:val="00C64596"/>
    <w:rsid w:val="00C663C7"/>
    <w:rsid w:val="00C910AF"/>
    <w:rsid w:val="00CD4B5C"/>
    <w:rsid w:val="00D9182B"/>
    <w:rsid w:val="00D92692"/>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4E85-0B01-4373-A040-DB40B404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2873</TotalTime>
  <Pages>8</Pages>
  <Words>1240</Words>
  <Characters>6825</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24</cp:revision>
  <dcterms:created xsi:type="dcterms:W3CDTF">2015-05-01T17:38:00Z</dcterms:created>
  <dcterms:modified xsi:type="dcterms:W3CDTF">2015-05-20T15:52:00Z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